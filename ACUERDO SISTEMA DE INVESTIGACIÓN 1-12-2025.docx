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A3AE6" w14:textId="77777777" w:rsidR="004630DE" w:rsidRPr="00BA3E2A" w:rsidRDefault="004630DE" w:rsidP="004630DE">
      <w:pPr>
        <w:pStyle w:val="NormalWeb"/>
        <w:shd w:val="clear" w:color="auto" w:fill="FFFFFF"/>
        <w:spacing w:before="0" w:beforeAutospacing="0" w:after="0" w:afterAutospacing="0"/>
        <w:jc w:val="both"/>
        <w:rPr>
          <w:rFonts w:ascii="Arial" w:hAnsi="Arial" w:cs="Arial"/>
          <w:b/>
          <w:color w:val="000000" w:themeColor="text1"/>
          <w:u w:val="single"/>
          <w:lang w:val="es-CO"/>
        </w:rPr>
      </w:pPr>
    </w:p>
    <w:p w14:paraId="49827F91" w14:textId="2957D619" w:rsidR="004630DE" w:rsidRPr="00BA3E2A" w:rsidRDefault="004630DE" w:rsidP="004630DE">
      <w:pPr>
        <w:spacing w:after="0" w:line="240" w:lineRule="auto"/>
        <w:jc w:val="center"/>
        <w:rPr>
          <w:rFonts w:ascii="Arial" w:hAnsi="Arial" w:cs="Arial"/>
          <w:b/>
          <w:color w:val="000000" w:themeColor="text1"/>
          <w:sz w:val="24"/>
          <w:szCs w:val="24"/>
          <w:u w:val="single"/>
        </w:rPr>
      </w:pPr>
      <w:r w:rsidRPr="00BA3E2A">
        <w:rPr>
          <w:rFonts w:ascii="Arial" w:hAnsi="Arial" w:cs="Arial"/>
          <w:b/>
          <w:color w:val="000000" w:themeColor="text1"/>
          <w:sz w:val="24"/>
          <w:szCs w:val="24"/>
          <w:u w:val="single"/>
        </w:rPr>
        <w:t>ACUERDO No</w:t>
      </w:r>
      <w:r w:rsidR="0026084A" w:rsidRPr="00BA3E2A">
        <w:rPr>
          <w:rFonts w:ascii="Arial" w:hAnsi="Arial" w:cs="Arial"/>
          <w:b/>
          <w:color w:val="000000" w:themeColor="text1"/>
          <w:sz w:val="24"/>
          <w:szCs w:val="24"/>
          <w:u w:val="single"/>
        </w:rPr>
        <w:t xml:space="preserve"> </w:t>
      </w:r>
      <w:r w:rsidR="0083606D" w:rsidRPr="00BA3E2A">
        <w:rPr>
          <w:rFonts w:ascii="Arial" w:hAnsi="Arial" w:cs="Arial"/>
          <w:b/>
          <w:color w:val="000000" w:themeColor="text1"/>
          <w:sz w:val="24"/>
          <w:szCs w:val="24"/>
          <w:u w:val="single"/>
        </w:rPr>
        <w:t>0</w:t>
      </w:r>
      <w:r w:rsidR="00A370FD" w:rsidRPr="00BA3E2A">
        <w:rPr>
          <w:rFonts w:ascii="Arial" w:hAnsi="Arial" w:cs="Arial"/>
          <w:b/>
          <w:color w:val="000000" w:themeColor="text1"/>
          <w:sz w:val="24"/>
          <w:szCs w:val="24"/>
          <w:u w:val="single"/>
        </w:rPr>
        <w:t>X</w:t>
      </w:r>
      <w:r w:rsidR="0026084A" w:rsidRPr="00BA3E2A">
        <w:rPr>
          <w:rFonts w:ascii="Arial" w:hAnsi="Arial" w:cs="Arial"/>
          <w:b/>
          <w:color w:val="000000" w:themeColor="text1"/>
          <w:sz w:val="24"/>
          <w:szCs w:val="24"/>
          <w:u w:val="single"/>
        </w:rPr>
        <w:t xml:space="preserve"> </w:t>
      </w:r>
      <w:r w:rsidR="00210FB0" w:rsidRPr="00BA3E2A">
        <w:rPr>
          <w:rFonts w:ascii="Arial" w:hAnsi="Arial" w:cs="Arial"/>
          <w:b/>
          <w:color w:val="000000" w:themeColor="text1"/>
          <w:sz w:val="24"/>
          <w:szCs w:val="24"/>
          <w:u w:val="single"/>
        </w:rPr>
        <w:t xml:space="preserve"> </w:t>
      </w:r>
      <w:r w:rsidRPr="00BA3E2A">
        <w:rPr>
          <w:rFonts w:ascii="Arial" w:hAnsi="Arial" w:cs="Arial"/>
          <w:b/>
          <w:color w:val="000000" w:themeColor="text1"/>
          <w:sz w:val="24"/>
          <w:szCs w:val="24"/>
          <w:u w:val="single"/>
        </w:rPr>
        <w:t>DE 202</w:t>
      </w:r>
      <w:r w:rsidR="00210FB0" w:rsidRPr="00BA3E2A">
        <w:rPr>
          <w:rFonts w:ascii="Arial" w:hAnsi="Arial" w:cs="Arial"/>
          <w:b/>
          <w:color w:val="000000" w:themeColor="text1"/>
          <w:sz w:val="24"/>
          <w:szCs w:val="24"/>
          <w:u w:val="single"/>
        </w:rPr>
        <w:t>5</w:t>
      </w:r>
    </w:p>
    <w:p w14:paraId="2E64BABD" w14:textId="6E921D4A" w:rsidR="004630DE" w:rsidRPr="00BA3E2A" w:rsidRDefault="004630DE" w:rsidP="004630DE">
      <w:pPr>
        <w:spacing w:after="0" w:line="240" w:lineRule="auto"/>
        <w:jc w:val="center"/>
        <w:rPr>
          <w:rFonts w:ascii="Arial" w:hAnsi="Arial" w:cs="Arial"/>
          <w:b/>
          <w:color w:val="000000" w:themeColor="text1"/>
          <w:sz w:val="24"/>
          <w:szCs w:val="24"/>
        </w:rPr>
      </w:pPr>
      <w:r w:rsidRPr="00BA3E2A">
        <w:rPr>
          <w:rFonts w:ascii="Arial" w:hAnsi="Arial" w:cs="Arial"/>
          <w:b/>
          <w:color w:val="000000" w:themeColor="text1"/>
          <w:sz w:val="24"/>
          <w:szCs w:val="24"/>
        </w:rPr>
        <w:t>(</w:t>
      </w:r>
      <w:r w:rsidR="00B94118" w:rsidRPr="00BA3E2A">
        <w:rPr>
          <w:rFonts w:ascii="Arial" w:hAnsi="Arial" w:cs="Arial"/>
          <w:b/>
          <w:color w:val="000000" w:themeColor="text1"/>
          <w:sz w:val="24"/>
          <w:szCs w:val="24"/>
        </w:rPr>
        <w:t>DIA</w:t>
      </w:r>
      <w:r w:rsidR="0083606D" w:rsidRPr="00BA3E2A">
        <w:rPr>
          <w:rFonts w:ascii="Arial" w:hAnsi="Arial" w:cs="Arial"/>
          <w:b/>
          <w:color w:val="000000" w:themeColor="text1"/>
          <w:sz w:val="24"/>
          <w:szCs w:val="24"/>
        </w:rPr>
        <w:t xml:space="preserve"> de </w:t>
      </w:r>
      <w:r w:rsidR="00B94118" w:rsidRPr="00BA3E2A">
        <w:rPr>
          <w:rFonts w:ascii="Arial" w:hAnsi="Arial" w:cs="Arial"/>
          <w:b/>
          <w:color w:val="000000" w:themeColor="text1"/>
          <w:sz w:val="24"/>
          <w:szCs w:val="24"/>
        </w:rPr>
        <w:t>MES</w:t>
      </w:r>
      <w:r w:rsidRPr="00BA3E2A">
        <w:rPr>
          <w:rFonts w:ascii="Arial" w:hAnsi="Arial" w:cs="Arial"/>
          <w:b/>
          <w:color w:val="000000" w:themeColor="text1"/>
          <w:sz w:val="24"/>
          <w:szCs w:val="24"/>
        </w:rPr>
        <w:t>)</w:t>
      </w:r>
    </w:p>
    <w:p w14:paraId="23B4E0D1" w14:textId="77777777" w:rsidR="004630DE" w:rsidRPr="00BA3E2A" w:rsidRDefault="004630DE" w:rsidP="004630DE">
      <w:pPr>
        <w:spacing w:after="0" w:line="240" w:lineRule="auto"/>
        <w:jc w:val="center"/>
        <w:rPr>
          <w:rFonts w:ascii="Arial" w:hAnsi="Arial" w:cs="Arial"/>
          <w:i/>
          <w:color w:val="000000" w:themeColor="text1"/>
          <w:sz w:val="24"/>
          <w:szCs w:val="24"/>
        </w:rPr>
      </w:pPr>
    </w:p>
    <w:p w14:paraId="6D2169E5" w14:textId="761048A4" w:rsidR="004630DE" w:rsidRPr="00BA3E2A" w:rsidRDefault="004630DE" w:rsidP="008E4CD2">
      <w:pPr>
        <w:tabs>
          <w:tab w:val="left" w:pos="7083"/>
        </w:tabs>
        <w:spacing w:after="0" w:line="240" w:lineRule="auto"/>
        <w:jc w:val="center"/>
        <w:rPr>
          <w:rFonts w:ascii="Arial" w:hAnsi="Arial" w:cs="Arial"/>
          <w:i/>
          <w:iCs/>
          <w:color w:val="000000" w:themeColor="text1"/>
          <w:sz w:val="24"/>
          <w:szCs w:val="24"/>
          <w:bdr w:val="none" w:sz="0" w:space="0" w:color="auto" w:frame="1"/>
          <w:shd w:val="clear" w:color="auto" w:fill="FFFFFF"/>
        </w:rPr>
      </w:pPr>
      <w:r w:rsidRPr="00BA3E2A">
        <w:rPr>
          <w:rFonts w:ascii="Arial" w:hAnsi="Arial" w:cs="Arial"/>
          <w:i/>
          <w:iCs/>
          <w:color w:val="000000" w:themeColor="text1"/>
          <w:sz w:val="24"/>
          <w:szCs w:val="24"/>
          <w:bdr w:val="none" w:sz="0" w:space="0" w:color="auto" w:frame="1"/>
          <w:shd w:val="clear" w:color="auto" w:fill="FFFFFF"/>
        </w:rPr>
        <w:t>"</w:t>
      </w:r>
      <w:r w:rsidR="0073796B" w:rsidRPr="00BA3E2A">
        <w:rPr>
          <w:rFonts w:ascii="Arial" w:hAnsi="Arial" w:cs="Arial"/>
          <w:color w:val="000000" w:themeColor="text1"/>
          <w:sz w:val="24"/>
          <w:szCs w:val="24"/>
        </w:rPr>
        <w:t xml:space="preserve"> </w:t>
      </w:r>
      <w:r w:rsidR="0073796B" w:rsidRPr="00BA3E2A">
        <w:rPr>
          <w:rFonts w:ascii="Arial" w:hAnsi="Arial" w:cs="Arial"/>
          <w:i/>
          <w:iCs/>
          <w:color w:val="000000" w:themeColor="text1"/>
          <w:sz w:val="24"/>
          <w:szCs w:val="24"/>
          <w:bdr w:val="none" w:sz="0" w:space="0" w:color="auto" w:frame="1"/>
          <w:shd w:val="clear" w:color="auto" w:fill="FFFFFF"/>
        </w:rPr>
        <w:t>Por medio del cual se</w:t>
      </w:r>
      <w:r w:rsidR="0028355B" w:rsidRPr="004855DD">
        <w:rPr>
          <w:rFonts w:ascii="Arial" w:hAnsi="Arial" w:cs="Arial"/>
          <w:i/>
          <w:iCs/>
        </w:rPr>
        <w:t xml:space="preserve"> adopta</w:t>
      </w:r>
      <w:r w:rsidR="0028355B">
        <w:rPr>
          <w:rFonts w:ascii="Arial" w:hAnsi="Arial" w:cs="Arial"/>
          <w:i/>
          <w:iCs/>
          <w:color w:val="000000" w:themeColor="text1"/>
          <w:sz w:val="24"/>
          <w:szCs w:val="24"/>
          <w:bdr w:val="none" w:sz="0" w:space="0" w:color="auto" w:frame="1"/>
          <w:shd w:val="clear" w:color="auto" w:fill="FFFFFF"/>
        </w:rPr>
        <w:t xml:space="preserve"> el </w:t>
      </w:r>
      <w:r w:rsidR="0028355B" w:rsidRPr="0028355B">
        <w:rPr>
          <w:rFonts w:ascii="Arial" w:hAnsi="Arial" w:cs="Arial"/>
          <w:b/>
          <w:bCs/>
          <w:i/>
          <w:iCs/>
          <w:color w:val="000000" w:themeColor="text1"/>
          <w:sz w:val="24"/>
          <w:szCs w:val="24"/>
          <w:bdr w:val="none" w:sz="0" w:space="0" w:color="auto" w:frame="1"/>
          <w:shd w:val="clear" w:color="auto" w:fill="FFFFFF"/>
        </w:rPr>
        <w:t xml:space="preserve">Sistema de </w:t>
      </w:r>
      <w:r w:rsidR="0028355B">
        <w:rPr>
          <w:rFonts w:ascii="Arial" w:hAnsi="Arial" w:cs="Arial"/>
          <w:b/>
          <w:bCs/>
          <w:i/>
          <w:iCs/>
          <w:color w:val="000000" w:themeColor="text1"/>
          <w:sz w:val="24"/>
          <w:szCs w:val="24"/>
          <w:bdr w:val="none" w:sz="0" w:space="0" w:color="auto" w:frame="1"/>
          <w:shd w:val="clear" w:color="auto" w:fill="FFFFFF"/>
        </w:rPr>
        <w:t xml:space="preserve">Investigación </w:t>
      </w:r>
      <w:r w:rsidR="0073796B" w:rsidRPr="00BA3E2A">
        <w:rPr>
          <w:rFonts w:ascii="Arial" w:hAnsi="Arial" w:cs="Arial"/>
          <w:i/>
          <w:iCs/>
          <w:color w:val="000000" w:themeColor="text1"/>
          <w:sz w:val="24"/>
          <w:szCs w:val="24"/>
          <w:bdr w:val="none" w:sz="0" w:space="0" w:color="auto" w:frame="1"/>
          <w:shd w:val="clear" w:color="auto" w:fill="FFFFFF"/>
        </w:rPr>
        <w:t xml:space="preserve">en la Institución Universitaria -Instituto Superior de Educación Rural - </w:t>
      </w:r>
      <w:r w:rsidR="00C70917" w:rsidRPr="00BA3E2A">
        <w:rPr>
          <w:rFonts w:ascii="Arial" w:hAnsi="Arial" w:cs="Arial"/>
          <w:b/>
          <w:bCs/>
          <w:i/>
          <w:iCs/>
          <w:color w:val="000000" w:themeColor="text1"/>
          <w:sz w:val="24"/>
          <w:szCs w:val="24"/>
          <w:bdr w:val="none" w:sz="0" w:space="0" w:color="auto" w:frame="1"/>
          <w:shd w:val="clear" w:color="auto" w:fill="FFFFFF"/>
        </w:rPr>
        <w:t>UNIRURAL</w:t>
      </w:r>
      <w:r w:rsidRPr="00BA3E2A">
        <w:rPr>
          <w:rFonts w:ascii="Arial" w:hAnsi="Arial" w:cs="Arial"/>
          <w:i/>
          <w:iCs/>
          <w:color w:val="000000" w:themeColor="text1"/>
          <w:sz w:val="24"/>
          <w:szCs w:val="24"/>
          <w:shd w:val="clear" w:color="auto" w:fill="FFFFFF"/>
        </w:rPr>
        <w:t>”</w:t>
      </w:r>
    </w:p>
    <w:p w14:paraId="35E86A55" w14:textId="77777777" w:rsidR="004630DE" w:rsidRPr="00BA3E2A" w:rsidRDefault="004630DE" w:rsidP="004630DE">
      <w:pPr>
        <w:tabs>
          <w:tab w:val="left" w:pos="7083"/>
        </w:tabs>
        <w:spacing w:after="0" w:line="240" w:lineRule="auto"/>
        <w:jc w:val="center"/>
        <w:rPr>
          <w:rFonts w:ascii="Arial" w:hAnsi="Arial" w:cs="Arial"/>
          <w:i/>
          <w:color w:val="000000" w:themeColor="text1"/>
          <w:sz w:val="24"/>
          <w:szCs w:val="24"/>
        </w:rPr>
      </w:pPr>
    </w:p>
    <w:p w14:paraId="30440756" w14:textId="77777777" w:rsidR="004630DE" w:rsidRPr="00BA3E2A" w:rsidRDefault="004630DE" w:rsidP="004630DE">
      <w:pPr>
        <w:spacing w:after="0" w:line="240" w:lineRule="auto"/>
        <w:rPr>
          <w:rFonts w:ascii="Arial" w:hAnsi="Arial" w:cs="Arial"/>
          <w:b/>
          <w:color w:val="000000" w:themeColor="text1"/>
          <w:sz w:val="24"/>
          <w:szCs w:val="24"/>
        </w:rPr>
      </w:pPr>
    </w:p>
    <w:p w14:paraId="3CDA3A85" w14:textId="71F48C30" w:rsidR="004630DE" w:rsidRPr="00BA3E2A" w:rsidRDefault="004630DE" w:rsidP="004630DE">
      <w:pPr>
        <w:spacing w:after="0" w:line="240" w:lineRule="auto"/>
        <w:jc w:val="center"/>
        <w:rPr>
          <w:rFonts w:ascii="Arial" w:hAnsi="Arial" w:cs="Arial"/>
          <w:b/>
          <w:color w:val="000000" w:themeColor="text1"/>
          <w:sz w:val="24"/>
          <w:szCs w:val="24"/>
        </w:rPr>
      </w:pPr>
      <w:r w:rsidRPr="00BA3E2A">
        <w:rPr>
          <w:rFonts w:ascii="Arial" w:hAnsi="Arial" w:cs="Arial"/>
          <w:b/>
          <w:color w:val="000000" w:themeColor="text1"/>
          <w:sz w:val="24"/>
          <w:szCs w:val="24"/>
        </w:rPr>
        <w:t xml:space="preserve">EL CONSEJO </w:t>
      </w:r>
      <w:r w:rsidR="005D78D2" w:rsidRPr="00BA3E2A">
        <w:rPr>
          <w:rFonts w:ascii="Arial" w:hAnsi="Arial" w:cs="Arial"/>
          <w:b/>
          <w:color w:val="000000" w:themeColor="text1"/>
          <w:sz w:val="24"/>
          <w:szCs w:val="24"/>
        </w:rPr>
        <w:t>DIRECTIVO</w:t>
      </w:r>
      <w:r w:rsidRPr="00BA3E2A">
        <w:rPr>
          <w:rFonts w:ascii="Arial" w:hAnsi="Arial" w:cs="Arial"/>
          <w:b/>
          <w:color w:val="000000" w:themeColor="text1"/>
          <w:sz w:val="24"/>
          <w:szCs w:val="24"/>
        </w:rPr>
        <w:t xml:space="preserve"> DEL INSTITUTO SUPERIOR DE EDUCACIÓN RURAL - </w:t>
      </w:r>
      <w:r w:rsidR="00CC4632">
        <w:rPr>
          <w:rFonts w:ascii="Arial" w:hAnsi="Arial" w:cs="Arial"/>
          <w:b/>
          <w:color w:val="000000" w:themeColor="text1"/>
          <w:sz w:val="24"/>
          <w:szCs w:val="24"/>
        </w:rPr>
        <w:t>UNIRURAL</w:t>
      </w:r>
      <w:r w:rsidRPr="00BA3E2A">
        <w:rPr>
          <w:rFonts w:ascii="Arial" w:hAnsi="Arial" w:cs="Arial"/>
          <w:b/>
          <w:color w:val="000000" w:themeColor="text1"/>
          <w:sz w:val="24"/>
          <w:szCs w:val="24"/>
        </w:rPr>
        <w:t xml:space="preserve"> DE PAMPLONA</w:t>
      </w:r>
    </w:p>
    <w:p w14:paraId="1B03D6B6" w14:textId="77777777" w:rsidR="004630DE" w:rsidRPr="00BA3E2A" w:rsidRDefault="004630DE" w:rsidP="004630DE">
      <w:pPr>
        <w:spacing w:after="0" w:line="240" w:lineRule="auto"/>
        <w:jc w:val="center"/>
        <w:rPr>
          <w:rFonts w:ascii="Arial" w:hAnsi="Arial" w:cs="Arial"/>
          <w:b/>
          <w:color w:val="000000" w:themeColor="text1"/>
          <w:sz w:val="24"/>
          <w:szCs w:val="24"/>
        </w:rPr>
      </w:pPr>
    </w:p>
    <w:p w14:paraId="7D50C826" w14:textId="2F3AA413" w:rsidR="004630DE" w:rsidRPr="00BA3E2A" w:rsidRDefault="004630DE" w:rsidP="004630DE">
      <w:pPr>
        <w:spacing w:after="0" w:line="240" w:lineRule="auto"/>
        <w:jc w:val="center"/>
        <w:rPr>
          <w:rFonts w:ascii="Arial" w:hAnsi="Arial" w:cs="Arial"/>
          <w:color w:val="000000" w:themeColor="text1"/>
          <w:sz w:val="24"/>
          <w:szCs w:val="24"/>
        </w:rPr>
      </w:pPr>
      <w:r w:rsidRPr="00BA3E2A">
        <w:rPr>
          <w:rFonts w:ascii="Arial" w:hAnsi="Arial" w:cs="Arial"/>
          <w:color w:val="000000" w:themeColor="text1"/>
          <w:sz w:val="24"/>
          <w:szCs w:val="24"/>
        </w:rPr>
        <w:t>En uso de sus atribuciones legales, estatutarias</w:t>
      </w:r>
      <w:r w:rsidR="000472EA" w:rsidRPr="00BA3E2A">
        <w:rPr>
          <w:rFonts w:ascii="Arial" w:hAnsi="Arial" w:cs="Arial"/>
          <w:color w:val="000000" w:themeColor="text1"/>
          <w:sz w:val="24"/>
          <w:szCs w:val="24"/>
        </w:rPr>
        <w:t>,</w:t>
      </w:r>
      <w:r w:rsidRPr="00BA3E2A">
        <w:rPr>
          <w:rFonts w:ascii="Arial" w:hAnsi="Arial" w:cs="Arial"/>
          <w:color w:val="000000" w:themeColor="text1"/>
          <w:sz w:val="24"/>
          <w:szCs w:val="24"/>
        </w:rPr>
        <w:t xml:space="preserve"> en especial las conferidas por </w:t>
      </w:r>
      <w:r w:rsidR="00EF477D" w:rsidRPr="00BA3E2A">
        <w:rPr>
          <w:rFonts w:ascii="Arial" w:hAnsi="Arial" w:cs="Arial"/>
          <w:color w:val="000000" w:themeColor="text1"/>
          <w:sz w:val="24"/>
          <w:szCs w:val="24"/>
        </w:rPr>
        <w:t>los</w:t>
      </w:r>
      <w:r w:rsidR="000472EA" w:rsidRPr="00BA3E2A">
        <w:rPr>
          <w:rFonts w:ascii="Arial" w:hAnsi="Arial" w:cs="Arial"/>
          <w:color w:val="000000" w:themeColor="text1"/>
          <w:sz w:val="24"/>
          <w:szCs w:val="24"/>
        </w:rPr>
        <w:t xml:space="preserve"> artículos 65 </w:t>
      </w:r>
      <w:r w:rsidR="00F84D94" w:rsidRPr="00BA3E2A">
        <w:rPr>
          <w:rFonts w:ascii="Arial" w:hAnsi="Arial" w:cs="Arial"/>
          <w:color w:val="000000" w:themeColor="text1"/>
          <w:sz w:val="24"/>
          <w:szCs w:val="24"/>
        </w:rPr>
        <w:t xml:space="preserve">de </w:t>
      </w:r>
      <w:r w:rsidR="000472EA" w:rsidRPr="00BA3E2A">
        <w:rPr>
          <w:rFonts w:ascii="Arial" w:hAnsi="Arial" w:cs="Arial"/>
          <w:color w:val="000000" w:themeColor="text1"/>
          <w:sz w:val="24"/>
          <w:szCs w:val="24"/>
        </w:rPr>
        <w:t xml:space="preserve">la </w:t>
      </w:r>
      <w:r w:rsidR="00F84D94" w:rsidRPr="00BA3E2A">
        <w:rPr>
          <w:rFonts w:ascii="Arial" w:hAnsi="Arial" w:cs="Arial"/>
          <w:color w:val="000000" w:themeColor="text1"/>
          <w:sz w:val="24"/>
          <w:szCs w:val="24"/>
        </w:rPr>
        <w:t>L</w:t>
      </w:r>
      <w:r w:rsidR="000472EA" w:rsidRPr="00BA3E2A">
        <w:rPr>
          <w:rFonts w:ascii="Arial" w:hAnsi="Arial" w:cs="Arial"/>
          <w:color w:val="000000" w:themeColor="text1"/>
          <w:sz w:val="24"/>
          <w:szCs w:val="24"/>
        </w:rPr>
        <w:t>ey 30 de 1992</w:t>
      </w:r>
      <w:r w:rsidR="00F84D94" w:rsidRPr="00BA3E2A">
        <w:rPr>
          <w:rFonts w:ascii="Arial" w:hAnsi="Arial" w:cs="Arial"/>
          <w:color w:val="000000" w:themeColor="text1"/>
          <w:sz w:val="24"/>
          <w:szCs w:val="24"/>
        </w:rPr>
        <w:t xml:space="preserve"> y los literales b) y d) del articulo 14 </w:t>
      </w:r>
      <w:r w:rsidR="000472EA" w:rsidRPr="00BA3E2A">
        <w:rPr>
          <w:rFonts w:ascii="Arial" w:hAnsi="Arial" w:cs="Arial"/>
          <w:color w:val="000000" w:themeColor="text1"/>
          <w:sz w:val="24"/>
          <w:szCs w:val="24"/>
        </w:rPr>
        <w:t>Acuerdo 010 de 1993</w:t>
      </w:r>
      <w:r w:rsidR="00F84D94" w:rsidRPr="00BA3E2A">
        <w:rPr>
          <w:rFonts w:ascii="Arial" w:hAnsi="Arial" w:cs="Arial"/>
          <w:color w:val="000000" w:themeColor="text1"/>
          <w:sz w:val="24"/>
          <w:szCs w:val="24"/>
        </w:rPr>
        <w:t xml:space="preserve"> </w:t>
      </w:r>
      <w:r w:rsidR="000472EA" w:rsidRPr="00BA3E2A">
        <w:rPr>
          <w:rFonts w:ascii="Arial" w:hAnsi="Arial" w:cs="Arial"/>
          <w:color w:val="000000" w:themeColor="text1"/>
          <w:sz w:val="24"/>
          <w:szCs w:val="24"/>
        </w:rPr>
        <w:t>y</w:t>
      </w:r>
      <w:r w:rsidRPr="00BA3E2A">
        <w:rPr>
          <w:rFonts w:ascii="Arial" w:hAnsi="Arial" w:cs="Arial"/>
          <w:color w:val="000000" w:themeColor="text1"/>
          <w:sz w:val="24"/>
          <w:szCs w:val="24"/>
        </w:rPr>
        <w:t xml:space="preserve">, </w:t>
      </w:r>
    </w:p>
    <w:p w14:paraId="76F15520" w14:textId="77777777" w:rsidR="004630DE" w:rsidRPr="00BA3E2A" w:rsidRDefault="004630DE" w:rsidP="004630DE">
      <w:pPr>
        <w:spacing w:after="0" w:line="240" w:lineRule="auto"/>
        <w:jc w:val="center"/>
        <w:rPr>
          <w:rFonts w:ascii="Arial" w:hAnsi="Arial" w:cs="Arial"/>
          <w:color w:val="000000" w:themeColor="text1"/>
          <w:sz w:val="24"/>
          <w:szCs w:val="24"/>
        </w:rPr>
      </w:pPr>
    </w:p>
    <w:p w14:paraId="235BAE41" w14:textId="77777777" w:rsidR="004630DE" w:rsidRPr="00BA3E2A" w:rsidRDefault="004630DE" w:rsidP="004630DE">
      <w:pPr>
        <w:spacing w:after="0" w:line="240" w:lineRule="auto"/>
        <w:jc w:val="center"/>
        <w:rPr>
          <w:rFonts w:ascii="Arial" w:hAnsi="Arial" w:cs="Arial"/>
          <w:b/>
          <w:color w:val="000000" w:themeColor="text1"/>
          <w:sz w:val="24"/>
          <w:szCs w:val="24"/>
        </w:rPr>
      </w:pPr>
      <w:r w:rsidRPr="00BA3E2A">
        <w:rPr>
          <w:rFonts w:ascii="Arial" w:hAnsi="Arial" w:cs="Arial"/>
          <w:b/>
          <w:color w:val="000000" w:themeColor="text1"/>
          <w:sz w:val="24"/>
          <w:szCs w:val="24"/>
        </w:rPr>
        <w:t>CONSIDERANDO</w:t>
      </w:r>
    </w:p>
    <w:p w14:paraId="0EB5B688" w14:textId="619B25EB" w:rsidR="009D6797" w:rsidRDefault="009D6797" w:rsidP="000472EA">
      <w:pPr>
        <w:pStyle w:val="NormalWeb"/>
        <w:spacing w:after="0"/>
        <w:jc w:val="both"/>
        <w:textAlignment w:val="baseline"/>
        <w:rPr>
          <w:rFonts w:ascii="Arial" w:hAnsi="Arial" w:cs="Arial"/>
          <w:color w:val="000000" w:themeColor="text1"/>
          <w:lang w:val="es-CO"/>
        </w:rPr>
      </w:pPr>
      <w:r w:rsidRPr="00BA3E2A">
        <w:rPr>
          <w:rFonts w:ascii="Arial" w:hAnsi="Arial" w:cs="Arial"/>
          <w:color w:val="000000" w:themeColor="text1"/>
          <w:lang w:val="es-CO"/>
        </w:rPr>
        <w:t>Que, el artículo 69 de la Constitución Política de 1991 establece que el Estado garantiza la autonomía universitaria, lo cual implica que las universidades tienen la facultad de organizarse y gobernarse a sí mismas de acuerdo con sus propios estatutos, siempre dentro del marco de la ley. Esta autonomía les permite definir su estructura académica y administrativa, elegir a sus autoridades, diseñar sus programas educativos e investigar con independencia. Además, esta disposición busca fomentar un ambiente libre para el pensamiento crítico, el debate académico y el desarrollo científico, asegurando que las instituciones de educación superior no estén sometidas a interferencias políticas o externas que limiten su misión educativa y cultural.</w:t>
      </w:r>
    </w:p>
    <w:p w14:paraId="795927D4" w14:textId="77777777" w:rsidR="0028355B" w:rsidRPr="0028355B" w:rsidRDefault="0028355B" w:rsidP="0028355B">
      <w:pPr>
        <w:spacing w:after="0" w:line="240" w:lineRule="auto"/>
        <w:jc w:val="both"/>
        <w:rPr>
          <w:rFonts w:ascii="Arial" w:hAnsi="Arial" w:cs="Arial"/>
          <w:color w:val="000000" w:themeColor="text1"/>
          <w:sz w:val="24"/>
          <w:szCs w:val="24"/>
        </w:rPr>
      </w:pPr>
      <w:r w:rsidRPr="0028355B">
        <w:rPr>
          <w:rFonts w:ascii="Arial" w:hAnsi="Arial" w:cs="Arial"/>
          <w:color w:val="000000" w:themeColor="text1"/>
          <w:sz w:val="24"/>
          <w:szCs w:val="24"/>
        </w:rPr>
        <w:t>Que, el desarrollo del mandato constitucional previamente mencionado se encuentra establecido en la Ley 30 de 1992, mediante la cual el Estado colombiano organiza el servicio público de la educación superior, estableciendo en el artículo 4 que la educación superior en Colombia debe fomentar en los estudiantes un espíritu reflexivo y orientado hacia la autonomía personal. Este proceso debe darse dentro de un contexto de libertad de pensamiento y pluralismo ideológico, reconociendo tanto la universalidad del conocimiento como la diversidad cultural del país. En consecuencia, la educación superior se desarrolla bajo un marco de libertades fundamentales: de enseñanza, aprendizaje, investigación y cátedra.</w:t>
      </w:r>
    </w:p>
    <w:p w14:paraId="6C59EF2B" w14:textId="77777777" w:rsidR="0028355B" w:rsidRPr="0028355B" w:rsidRDefault="0028355B" w:rsidP="0028355B">
      <w:pPr>
        <w:spacing w:after="0" w:line="240" w:lineRule="auto"/>
        <w:jc w:val="both"/>
        <w:rPr>
          <w:rFonts w:ascii="Arial" w:hAnsi="Arial" w:cs="Arial"/>
          <w:color w:val="EE0000"/>
          <w:sz w:val="24"/>
          <w:szCs w:val="24"/>
        </w:rPr>
      </w:pPr>
    </w:p>
    <w:p w14:paraId="513927E6" w14:textId="77777777" w:rsidR="0028355B" w:rsidRPr="0028355B" w:rsidRDefault="0028355B" w:rsidP="0028355B">
      <w:pPr>
        <w:jc w:val="both"/>
        <w:rPr>
          <w:rFonts w:ascii="Arial" w:hAnsi="Arial" w:cs="Arial"/>
          <w:color w:val="EE0000"/>
          <w:sz w:val="24"/>
          <w:szCs w:val="24"/>
        </w:rPr>
      </w:pPr>
      <w:r w:rsidRPr="0028355B">
        <w:rPr>
          <w:rFonts w:ascii="Arial" w:hAnsi="Arial" w:cs="Arial"/>
          <w:sz w:val="24"/>
          <w:szCs w:val="24"/>
        </w:rPr>
        <w:t>Que, la norma ibidem, en el artículo 6 define, entre otros, como objetivos de la educación superior y sus instituciones</w:t>
      </w:r>
      <w:r w:rsidRPr="0028355B">
        <w:rPr>
          <w:rFonts w:ascii="Arial" w:hAnsi="Arial" w:cs="Arial"/>
          <w:color w:val="000000" w:themeColor="text1"/>
          <w:sz w:val="24"/>
          <w:szCs w:val="24"/>
        </w:rPr>
        <w:t xml:space="preserve">: “ a) profundizar en la formación integral de los colombianos dentro de las modalidades y calidades de la Educación Superior, </w:t>
      </w:r>
      <w:r w:rsidRPr="0028355B">
        <w:rPr>
          <w:rFonts w:ascii="Arial" w:hAnsi="Arial" w:cs="Arial"/>
          <w:color w:val="000000" w:themeColor="text1"/>
          <w:sz w:val="24"/>
          <w:szCs w:val="24"/>
        </w:rPr>
        <w:lastRenderedPageBreak/>
        <w:t xml:space="preserve">capacitándolos para cumplir las funciones profesionales, investigativas y de servicio social que requiere el país; b) trabajar por la creación, el desarrollo y la transmisión del conocimiento en todas sus formas y expresiones y, promover su utilización en todos los campos para solucionar las necesidades del país; d) Ser factor de desarrollo científico, cultural, económico, político y ético a nivel nacional y regional; </w:t>
      </w:r>
    </w:p>
    <w:p w14:paraId="6DFF61D5" w14:textId="18BC9652" w:rsidR="0028355B" w:rsidRPr="00BA3E2A" w:rsidRDefault="0028355B" w:rsidP="0028355B">
      <w:pPr>
        <w:pStyle w:val="NormalWeb"/>
        <w:spacing w:after="0"/>
        <w:jc w:val="both"/>
        <w:textAlignment w:val="baseline"/>
        <w:rPr>
          <w:rFonts w:ascii="Arial" w:hAnsi="Arial" w:cs="Arial"/>
          <w:color w:val="000000" w:themeColor="text1"/>
          <w:lang w:val="es-CO"/>
        </w:rPr>
      </w:pPr>
      <w:r w:rsidRPr="00E11893">
        <w:rPr>
          <w:rFonts w:ascii="Arial" w:hAnsi="Arial" w:cs="Arial"/>
          <w:color w:val="000000" w:themeColor="text1"/>
        </w:rPr>
        <w:t>Esta norma consagra, en su artículo 29, el principio de autonomía para las instituciones universitarias, las escuelas tecnológicas y las instituciones técnicas profesionales. Dicha autonomía se entiende en el marco del campo de acción propio de cada tipo de institución y se ejerce conforme a lo dispuesto en la misma ley. Esta disposición legal reconoce que la autonomía no es absoluta, sino que está sujeta a los límites establecidos por el ordenamiento jurídico, garantizando así un equilibrio entre la libertad institucional y el cumplimiento de los fines esenciales de la educación superior, tales como la calidad, la pertinencia, la equidad y la responsabilidad social. En este sentido, la Ley 30 de 1992 se erige como el instrumento normativo fundamental para el desarrollo, regulación y supervisión de la educación superior en Colombia, permitiendo a las instituciones definir sus propios estatutos, organizar su estructura académica y administrativa, y ejercer la libertad de cátedra e investigación, dentro del marco constitucional y legal vigente</w:t>
      </w:r>
    </w:p>
    <w:p w14:paraId="3D992EC7" w14:textId="77777777" w:rsidR="0073796B" w:rsidRPr="00BA3E2A" w:rsidRDefault="0073796B" w:rsidP="0073796B">
      <w:pPr>
        <w:pStyle w:val="NormalWeb"/>
        <w:spacing w:after="0"/>
        <w:jc w:val="both"/>
        <w:textAlignment w:val="baseline"/>
        <w:rPr>
          <w:rFonts w:ascii="Arial" w:hAnsi="Arial" w:cs="Arial"/>
          <w:color w:val="000000" w:themeColor="text1"/>
          <w:lang w:val="es-CO"/>
        </w:rPr>
      </w:pPr>
      <w:r w:rsidRPr="00BA3E2A">
        <w:rPr>
          <w:rFonts w:ascii="Arial" w:hAnsi="Arial" w:cs="Arial"/>
          <w:color w:val="000000" w:themeColor="text1"/>
          <w:lang w:val="es-CO"/>
        </w:rPr>
        <w:t>Que, el artículo 29 de la ley 30 de 1992, en el literal a) establece que las instituciones de educación superior tendrán autonomía para darse y modificar sus estatutos; señalando en su parágrafo que para la modificación de estatutos se requiere notificación al ministerio de educación nacional.</w:t>
      </w:r>
    </w:p>
    <w:p w14:paraId="36BECC2A" w14:textId="77777777" w:rsidR="0073796B" w:rsidRPr="00BA3E2A" w:rsidRDefault="0073796B" w:rsidP="0073796B">
      <w:pPr>
        <w:pStyle w:val="NormalWeb"/>
        <w:spacing w:after="0"/>
        <w:jc w:val="both"/>
        <w:textAlignment w:val="baseline"/>
        <w:rPr>
          <w:rFonts w:ascii="Arial" w:hAnsi="Arial" w:cs="Arial"/>
          <w:color w:val="000000" w:themeColor="text1"/>
          <w:lang w:val="es-CO"/>
        </w:rPr>
      </w:pPr>
      <w:r w:rsidRPr="00BA3E2A">
        <w:rPr>
          <w:rFonts w:ascii="Arial" w:hAnsi="Arial" w:cs="Arial"/>
          <w:color w:val="000000" w:themeColor="text1"/>
          <w:lang w:val="es-CO"/>
        </w:rPr>
        <w:t>Que, el numeral b del artículo 2.5.3.2.3.1.7 del Decreto 1330 de 2019 establece que, para la oferta de la modalidad virtual, la Institución debe demostrar la disponibilidad, acceso y uso de talento humano, recursos físicos, tecnológicos y financieros, en coherencia con los requerimientos de las labores formativas, académicas, docentes, científicas, culturales propias de del proceso misional.</w:t>
      </w:r>
    </w:p>
    <w:p w14:paraId="5215EE79" w14:textId="5D046240" w:rsidR="0073796B" w:rsidRPr="00BA3E2A" w:rsidRDefault="0073796B" w:rsidP="0073796B">
      <w:pPr>
        <w:pStyle w:val="NormalWeb"/>
        <w:spacing w:after="0"/>
        <w:jc w:val="both"/>
        <w:textAlignment w:val="baseline"/>
        <w:rPr>
          <w:rFonts w:ascii="Arial" w:hAnsi="Arial" w:cs="Arial"/>
          <w:color w:val="000000" w:themeColor="text1"/>
          <w:lang w:val="es-CO"/>
        </w:rPr>
      </w:pPr>
      <w:r w:rsidRPr="00BA3E2A">
        <w:rPr>
          <w:rFonts w:ascii="Arial" w:hAnsi="Arial" w:cs="Arial"/>
          <w:color w:val="000000" w:themeColor="text1"/>
          <w:lang w:val="es-CO"/>
        </w:rPr>
        <w:t>Que, mediante el Decreto 2038 de 27 de noviembre de 2023, “Por medio del cual se modifica el artículo 2.5.1.2.2 del Decreto 1075 de 2015”, el Gobierno Nacional armonizó los requisitos para el cambio de carácter académico de instituciones técnicas profesionales y tecnológicas, suprimiendo la exigencia de contar con programas académicos acreditados voluntariamente y estableciendo como requisitos:</w:t>
      </w:r>
    </w:p>
    <w:p w14:paraId="2E6A782B" w14:textId="5B0F6F4C" w:rsidR="0073796B" w:rsidRPr="00BA3E2A" w:rsidRDefault="0073796B" w:rsidP="004139F2">
      <w:pPr>
        <w:pStyle w:val="NormalWeb"/>
        <w:numPr>
          <w:ilvl w:val="0"/>
          <w:numId w:val="1"/>
        </w:numPr>
        <w:spacing w:after="0"/>
        <w:jc w:val="both"/>
        <w:textAlignment w:val="baseline"/>
        <w:rPr>
          <w:rFonts w:ascii="Arial" w:hAnsi="Arial" w:cs="Arial"/>
          <w:color w:val="000000" w:themeColor="text1"/>
          <w:lang w:val="es-CO"/>
        </w:rPr>
      </w:pPr>
      <w:r w:rsidRPr="00BA3E2A">
        <w:rPr>
          <w:rFonts w:ascii="Arial" w:hAnsi="Arial" w:cs="Arial"/>
          <w:color w:val="000000" w:themeColor="text1"/>
          <w:lang w:val="es-CO"/>
        </w:rPr>
        <w:t xml:space="preserve">Contar con los reglamentos estudiantil y </w:t>
      </w:r>
      <w:r w:rsidR="00E10242" w:rsidRPr="00BA3E2A">
        <w:rPr>
          <w:rFonts w:ascii="Arial" w:hAnsi="Arial" w:cs="Arial"/>
          <w:color w:val="000000" w:themeColor="text1"/>
          <w:lang w:val="es-CO"/>
        </w:rPr>
        <w:t>docente, ajustados</w:t>
      </w:r>
      <w:r w:rsidRPr="00BA3E2A">
        <w:rPr>
          <w:rFonts w:ascii="Arial" w:hAnsi="Arial" w:cs="Arial"/>
          <w:color w:val="000000" w:themeColor="text1"/>
          <w:lang w:val="es-CO"/>
        </w:rPr>
        <w:t xml:space="preserve"> al carácter académico solicitado.</w:t>
      </w:r>
    </w:p>
    <w:p w14:paraId="4590C5CA" w14:textId="3113E27A" w:rsidR="0073796B" w:rsidRPr="00BA3E2A" w:rsidRDefault="0073796B" w:rsidP="004139F2">
      <w:pPr>
        <w:pStyle w:val="NormalWeb"/>
        <w:numPr>
          <w:ilvl w:val="0"/>
          <w:numId w:val="1"/>
        </w:numPr>
        <w:spacing w:after="0"/>
        <w:jc w:val="both"/>
        <w:textAlignment w:val="baseline"/>
        <w:rPr>
          <w:rFonts w:ascii="Arial" w:hAnsi="Arial" w:cs="Arial"/>
          <w:color w:val="000000" w:themeColor="text1"/>
          <w:lang w:val="es-CO"/>
        </w:rPr>
      </w:pPr>
      <w:r w:rsidRPr="00BA3E2A">
        <w:rPr>
          <w:rFonts w:ascii="Arial" w:hAnsi="Arial" w:cs="Arial"/>
          <w:color w:val="000000" w:themeColor="text1"/>
          <w:lang w:val="es-CO"/>
        </w:rPr>
        <w:t>Tener definidas políticas y programas para la interacción con el entorno.</w:t>
      </w:r>
    </w:p>
    <w:p w14:paraId="5E00AAC0" w14:textId="26E2FBC1" w:rsidR="0073796B" w:rsidRPr="00BA3E2A" w:rsidRDefault="0073796B" w:rsidP="004139F2">
      <w:pPr>
        <w:pStyle w:val="NormalWeb"/>
        <w:numPr>
          <w:ilvl w:val="0"/>
          <w:numId w:val="1"/>
        </w:numPr>
        <w:spacing w:after="0"/>
        <w:jc w:val="both"/>
        <w:textAlignment w:val="baseline"/>
        <w:rPr>
          <w:rFonts w:ascii="Arial" w:hAnsi="Arial" w:cs="Arial"/>
          <w:color w:val="000000" w:themeColor="text1"/>
          <w:lang w:val="es-CO"/>
        </w:rPr>
      </w:pPr>
      <w:r w:rsidRPr="00BA3E2A">
        <w:rPr>
          <w:rFonts w:ascii="Arial" w:hAnsi="Arial" w:cs="Arial"/>
          <w:color w:val="000000" w:themeColor="text1"/>
          <w:lang w:val="es-CO"/>
        </w:rPr>
        <w:lastRenderedPageBreak/>
        <w:t>Incluir en el Plan de Desarrollo Institucional la proyección del desarrollo académico, investigativo, administrativo, económico y financiero de la institución;</w:t>
      </w:r>
    </w:p>
    <w:p w14:paraId="6EB9DCA8" w14:textId="5AA375D1" w:rsidR="00317BCF" w:rsidRDefault="0073796B" w:rsidP="0073796B">
      <w:pPr>
        <w:pStyle w:val="NormalWeb"/>
        <w:spacing w:before="0" w:beforeAutospacing="0" w:after="0" w:afterAutospacing="0"/>
        <w:jc w:val="both"/>
        <w:textAlignment w:val="baseline"/>
        <w:rPr>
          <w:rFonts w:ascii="Arial" w:hAnsi="Arial" w:cs="Arial"/>
          <w:color w:val="000000" w:themeColor="text1"/>
          <w:lang w:val="es-CO"/>
        </w:rPr>
      </w:pPr>
      <w:r w:rsidRPr="00BA3E2A">
        <w:rPr>
          <w:rFonts w:ascii="Arial" w:hAnsi="Arial" w:cs="Arial"/>
          <w:color w:val="000000" w:themeColor="text1"/>
          <w:lang w:val="es-CO"/>
        </w:rPr>
        <w:t>y disponiendo que los criterios de evaluación de estos requisitos serán definidos por el Ministerio de Educación Nacional.</w:t>
      </w:r>
    </w:p>
    <w:p w14:paraId="42251114" w14:textId="77777777" w:rsidR="007F74DB" w:rsidRDefault="007F74DB" w:rsidP="0073796B">
      <w:pPr>
        <w:pStyle w:val="NormalWeb"/>
        <w:spacing w:before="0" w:beforeAutospacing="0" w:after="0" w:afterAutospacing="0"/>
        <w:jc w:val="both"/>
        <w:textAlignment w:val="baseline"/>
        <w:rPr>
          <w:rFonts w:ascii="Arial" w:hAnsi="Arial" w:cs="Arial"/>
          <w:color w:val="000000" w:themeColor="text1"/>
          <w:lang w:val="es-CO"/>
        </w:rPr>
      </w:pPr>
    </w:p>
    <w:p w14:paraId="7607388A" w14:textId="77777777" w:rsidR="007F74DB" w:rsidRPr="00AD17CD" w:rsidRDefault="007F74DB" w:rsidP="007F74DB">
      <w:pPr>
        <w:jc w:val="both"/>
        <w:rPr>
          <w:rFonts w:ascii="Arial" w:hAnsi="Arial" w:cs="Arial"/>
          <w:color w:val="212121"/>
        </w:rPr>
      </w:pPr>
      <w:r w:rsidRPr="00404034">
        <w:rPr>
          <w:rFonts w:ascii="Arial" w:hAnsi="Arial" w:cs="Arial"/>
          <w:color w:val="212121"/>
        </w:rPr>
        <w:t xml:space="preserve">Que, mediante la Ley 1286 de 2009, se transforma a COLCIENCIAS en Departamento Administrativo y se fortalece el Sistema Nacional de Ciencia, Tecnología e Innovación. En su artículo 1, dicha ley establece como objetivo general consolidar este sistema y a COLCIENCIAS, con el fin de impulsar un modelo productivo basado en la ciencia, la </w:t>
      </w:r>
      <w:r w:rsidRPr="00AD17CD">
        <w:rPr>
          <w:rFonts w:ascii="Arial" w:hAnsi="Arial" w:cs="Arial"/>
          <w:color w:val="212121"/>
        </w:rPr>
        <w:t>tecnología y la innovación, que permita agregar valor a los productos y servicios de nuestra economía, fomentar el desarrollo productivo y promover una nueva industria nacional.</w:t>
      </w:r>
    </w:p>
    <w:p w14:paraId="0E110600" w14:textId="77777777" w:rsidR="007F74DB" w:rsidRDefault="007F74DB" w:rsidP="007F74DB">
      <w:pPr>
        <w:jc w:val="both"/>
        <w:rPr>
          <w:rFonts w:ascii="Arial" w:hAnsi="Arial" w:cs="Arial"/>
          <w:color w:val="212121"/>
        </w:rPr>
      </w:pPr>
      <w:r w:rsidRPr="00AD17CD">
        <w:rPr>
          <w:rFonts w:ascii="Arial" w:hAnsi="Arial" w:cs="Arial"/>
          <w:color w:val="212121"/>
        </w:rPr>
        <w:t xml:space="preserve">Que, en su artículo 17, Entre los objetivos específicos del sistema se establece </w:t>
      </w:r>
      <w:r w:rsidRPr="00AD17CD">
        <w:rPr>
          <w:rFonts w:ascii="Arial" w:hAnsi="Arial" w:cs="Arial"/>
          <w:i/>
          <w:iCs/>
          <w:color w:val="212121"/>
        </w:rPr>
        <w:t>“Fortalecer una cultura basada en la generación, la apropiación y la divulgación del conocimiento y la investigación científica, el desarrollo tecnológico, la innovación y el aprendizaje permanentes</w:t>
      </w:r>
      <w:r>
        <w:rPr>
          <w:rFonts w:ascii="Arial" w:hAnsi="Arial" w:cs="Arial"/>
          <w:i/>
          <w:iCs/>
          <w:color w:val="212121"/>
        </w:rPr>
        <w:t>.</w:t>
      </w:r>
    </w:p>
    <w:p w14:paraId="3E1FF39C" w14:textId="77777777" w:rsidR="007F74DB" w:rsidRPr="00AD17CD" w:rsidRDefault="007F74DB" w:rsidP="007F74DB">
      <w:pPr>
        <w:spacing w:after="0" w:line="240" w:lineRule="auto"/>
        <w:jc w:val="both"/>
        <w:rPr>
          <w:rFonts w:ascii="Arial" w:hAnsi="Arial" w:cs="Arial"/>
          <w:color w:val="EE0000"/>
        </w:rPr>
      </w:pPr>
      <w:r w:rsidRPr="00E623E6">
        <w:rPr>
          <w:rFonts w:ascii="Arial" w:hAnsi="Arial" w:cs="Arial"/>
          <w:color w:val="000000" w:themeColor="text1"/>
        </w:rPr>
        <w:t>Que, en este contexto, el CONPES 3582 de 2009 formuló la Política Nacional de Ciencia, Tecnología e Innovación, sirviendo como marco estratégico para orientar las acciones del Estado en esta materia. Esta política fue reforzada por la Ley 1951 de 2019, mediante la cual se creó el Ministerio de Ciencia, Tecnología e Innovación, consolidando institucionalmente el sector y articulándolo con el Sistema Nacional de Competitividad e Innovación (SNCI), para garantizar una mayor coordinación intersectorial y un impacto efectivo en el desarrollo del</w:t>
      </w:r>
      <w:r w:rsidRPr="00521F90">
        <w:rPr>
          <w:rFonts w:ascii="Arial" w:hAnsi="Arial" w:cs="Arial"/>
          <w:color w:val="000000" w:themeColor="text1"/>
        </w:rPr>
        <w:t xml:space="preserve"> país.</w:t>
      </w:r>
    </w:p>
    <w:p w14:paraId="6AD177B1" w14:textId="77777777" w:rsidR="007F74DB" w:rsidRPr="005873D7" w:rsidRDefault="007F74DB" w:rsidP="007F74DB">
      <w:pPr>
        <w:spacing w:after="0" w:line="240" w:lineRule="auto"/>
        <w:jc w:val="both"/>
        <w:rPr>
          <w:rFonts w:ascii="Arial" w:hAnsi="Arial" w:cs="Arial"/>
          <w:color w:val="000000" w:themeColor="text1"/>
        </w:rPr>
      </w:pPr>
    </w:p>
    <w:p w14:paraId="00E9C135" w14:textId="77777777" w:rsidR="007F74DB" w:rsidRPr="005873D7" w:rsidRDefault="007F74DB" w:rsidP="007F74DB">
      <w:pPr>
        <w:spacing w:after="0" w:line="240" w:lineRule="auto"/>
        <w:jc w:val="both"/>
        <w:rPr>
          <w:rFonts w:ascii="Arial" w:hAnsi="Arial" w:cs="Arial"/>
          <w:i/>
          <w:iCs/>
          <w:color w:val="000000" w:themeColor="text1"/>
        </w:rPr>
      </w:pPr>
      <w:r w:rsidRPr="005873D7">
        <w:rPr>
          <w:rFonts w:ascii="Arial" w:hAnsi="Arial" w:cs="Arial"/>
          <w:color w:val="000000" w:themeColor="text1"/>
        </w:rPr>
        <w:t>Que, el Decreto 1499 de 2017,</w:t>
      </w:r>
      <w:r w:rsidRPr="005873D7">
        <w:rPr>
          <w:rFonts w:ascii="Arial" w:hAnsi="Arial" w:cs="Arial"/>
          <w:i/>
          <w:iCs/>
          <w:color w:val="000000" w:themeColor="text1"/>
        </w:rPr>
        <w:t xml:space="preserve"> modifica el Decreto </w:t>
      </w:r>
      <w:hyperlink r:id="rId8" w:anchor="1083" w:history="1">
        <w:r w:rsidRPr="005873D7">
          <w:rPr>
            <w:rStyle w:val="Hipervnculo"/>
            <w:rFonts w:ascii="Arial" w:hAnsi="Arial" w:cs="Arial"/>
            <w:i/>
            <w:iCs/>
            <w:color w:val="000000" w:themeColor="text1"/>
            <w:u w:val="none"/>
          </w:rPr>
          <w:t>1083</w:t>
        </w:r>
      </w:hyperlink>
      <w:r w:rsidRPr="005873D7">
        <w:rPr>
          <w:rFonts w:ascii="Arial" w:hAnsi="Arial" w:cs="Arial"/>
          <w:i/>
          <w:iCs/>
          <w:color w:val="000000" w:themeColor="text1"/>
        </w:rPr>
        <w:t xml:space="preserve"> de 2015, Decreto Único Reglamentario del Sector Función Pública, en lo relacionado con el Sistema de Gestión establecido en el artículo 133 de la Ley 1753 de 2015</w:t>
      </w:r>
      <w:r w:rsidRPr="005873D7">
        <w:rPr>
          <w:rFonts w:ascii="Arial" w:hAnsi="Arial" w:cs="Arial"/>
          <w:color w:val="000000" w:themeColor="text1"/>
        </w:rPr>
        <w:t>, estableciendo en su artículo 2.2.22.2.1. “Políticas de Gestión y Desempeño Institucional” establece que: “</w:t>
      </w:r>
      <w:r w:rsidRPr="005873D7">
        <w:rPr>
          <w:rFonts w:ascii="Arial" w:hAnsi="Arial" w:cs="Arial"/>
          <w:i/>
          <w:iCs/>
          <w:color w:val="000000" w:themeColor="text1"/>
        </w:rPr>
        <w:t>Las políticas de Desarrollo Administrativo de que trata la Ley 489 de 1998, formuladas por el Departamento Administrativo de la Función Pública y los demás líderes, se denominarán políticas de Gestión y Desempeño Institucional y comprenderán, entre otras, las siguientes:</w:t>
      </w:r>
    </w:p>
    <w:p w14:paraId="22A5C421" w14:textId="77777777" w:rsidR="007F74DB" w:rsidRPr="00675D4B" w:rsidRDefault="007F74DB" w:rsidP="007F74DB">
      <w:pPr>
        <w:spacing w:after="0" w:line="240" w:lineRule="auto"/>
        <w:jc w:val="both"/>
        <w:rPr>
          <w:rFonts w:ascii="Arial" w:hAnsi="Arial" w:cs="Arial"/>
          <w:color w:val="EE0000"/>
        </w:rPr>
      </w:pPr>
      <w:r w:rsidRPr="005873D7">
        <w:rPr>
          <w:rFonts w:ascii="Arial" w:hAnsi="Arial" w:cs="Arial"/>
          <w:i/>
          <w:iCs/>
          <w:color w:val="000000" w:themeColor="text1"/>
        </w:rPr>
        <w:t xml:space="preserve">1. Planeación Institucional (…) ”. </w:t>
      </w:r>
    </w:p>
    <w:p w14:paraId="4C61F078" w14:textId="77777777" w:rsidR="007F74DB" w:rsidRPr="007E5C1D" w:rsidRDefault="007F74DB" w:rsidP="007F74DB">
      <w:pPr>
        <w:spacing w:after="0" w:line="240" w:lineRule="auto"/>
        <w:jc w:val="both"/>
        <w:rPr>
          <w:rFonts w:ascii="Arial" w:hAnsi="Arial" w:cs="Arial"/>
          <w:color w:val="EE0000"/>
        </w:rPr>
      </w:pPr>
    </w:p>
    <w:p w14:paraId="6452FFB3" w14:textId="663C5FA2" w:rsidR="007F74DB" w:rsidRPr="007338D9" w:rsidRDefault="007F74DB" w:rsidP="007F74DB">
      <w:pPr>
        <w:spacing w:after="0" w:line="240" w:lineRule="auto"/>
        <w:jc w:val="both"/>
        <w:rPr>
          <w:ins w:id="0" w:author="Investigación ISER" w:date="2025-08-25T13:13:00Z" w16du:dateUtc="2025-08-25T18:13:00Z"/>
          <w:rFonts w:ascii="Arial" w:hAnsi="Arial" w:cs="Arial"/>
          <w:color w:val="000000" w:themeColor="text1"/>
        </w:rPr>
      </w:pPr>
      <w:r w:rsidRPr="008B72DC">
        <w:rPr>
          <w:rFonts w:ascii="Arial" w:hAnsi="Arial" w:cs="Arial"/>
          <w:color w:val="000000" w:themeColor="text1"/>
        </w:rPr>
        <w:t xml:space="preserve">Que, el </w:t>
      </w:r>
      <w:r w:rsidRPr="008B72DC">
        <w:rPr>
          <w:rFonts w:ascii="Arial" w:hAnsi="Arial" w:cs="Arial"/>
          <w:color w:val="000000" w:themeColor="text1"/>
        </w:rPr>
        <w:t>artículo</w:t>
      </w:r>
      <w:r w:rsidRPr="008B72DC">
        <w:rPr>
          <w:rFonts w:ascii="Arial" w:hAnsi="Arial" w:cs="Arial"/>
          <w:color w:val="000000" w:themeColor="text1"/>
        </w:rPr>
        <w:t xml:space="preserve"> 4 de la Ley 1876 de 2017, señala: “</w:t>
      </w:r>
      <w:r w:rsidRPr="008B72DC">
        <w:rPr>
          <w:rFonts w:ascii="Arial" w:hAnsi="Arial" w:cs="Arial"/>
          <w:i/>
          <w:iCs/>
          <w:color w:val="000000" w:themeColor="text1"/>
        </w:rPr>
        <w:t xml:space="preserve">Sistema Nacional de Innovación Agropecuaria (SNIA). Créase el Sistema Nacional de Innovación Agropecuaria (SNIA), como un Subsistema del Sistema Nacional de Competitividad, Ciencia, Tecnología e Innovación (SNCCTI) definido en el artículo 186 de la Ley 1753 de 2015 y la Ley 1286 de 2009 el cual será coordinado por el Ministerio de Agricultura y Desarrollo Rural. El SNIA </w:t>
      </w:r>
      <w:r w:rsidRPr="00DA3E97">
        <w:rPr>
          <w:rFonts w:ascii="Arial" w:hAnsi="Arial" w:cs="Arial"/>
          <w:i/>
          <w:iCs/>
        </w:rPr>
        <w:t xml:space="preserve">está integrado por las políticas, estrategias, programas, proyectos, metodologías y mecanismos para la gestión, promoción, financiación, protección y divulgación de la investigación, desarrollo tecnológico e innovación en el sector agropecuario, así como por </w:t>
      </w:r>
      <w:r w:rsidRPr="00DA3E97">
        <w:rPr>
          <w:rFonts w:ascii="Arial" w:hAnsi="Arial" w:cs="Arial"/>
          <w:i/>
          <w:iCs/>
        </w:rPr>
        <w:lastRenderedPageBreak/>
        <w:t xml:space="preserve">los entes públicos, privados o mixtos, y demás actores que desarrollen o promuevan actividades científicas, tecnológicas o de innovación para el sector. Paralelamente colabora con el Sistema Nacional de Ciencia, Tecnología e Innovación -SNCTI en </w:t>
      </w:r>
      <w:r w:rsidRPr="00DA3E97">
        <w:rPr>
          <w:rFonts w:ascii="Arial" w:hAnsi="Arial" w:cs="Arial"/>
          <w:i/>
          <w:iCs/>
          <w:color w:val="000000" w:themeColor="text1"/>
        </w:rPr>
        <w:t>la identificación de políticas y prácticas para la promoción de la innovación asociada a otras actividades de la economía rural, donde los productores agropecuarios también participan”.</w:t>
      </w:r>
      <w:r w:rsidRPr="007338D9">
        <w:rPr>
          <w:rFonts w:ascii="Arial" w:hAnsi="Arial" w:cs="Arial"/>
          <w:color w:val="000000" w:themeColor="text1"/>
        </w:rPr>
        <w:t xml:space="preserve"> En consecuencia, las actividades de investigación, formación y extensión con enfoque rural desarrolladas por los grupos de investigación del </w:t>
      </w:r>
      <w:r w:rsidR="00CC4632">
        <w:rPr>
          <w:rFonts w:ascii="Arial" w:hAnsi="Arial" w:cs="Arial"/>
          <w:color w:val="000000" w:themeColor="text1"/>
        </w:rPr>
        <w:t>UNIRURAL</w:t>
      </w:r>
      <w:r w:rsidRPr="007338D9">
        <w:rPr>
          <w:rFonts w:ascii="Arial" w:hAnsi="Arial" w:cs="Arial"/>
          <w:color w:val="000000" w:themeColor="text1"/>
        </w:rPr>
        <w:t xml:space="preserve"> se constituyen en elementos esenciales para el cumplimiento de los objetivos del SNIA.</w:t>
      </w:r>
    </w:p>
    <w:p w14:paraId="42DE8BF1" w14:textId="77777777" w:rsidR="007F74DB" w:rsidRDefault="007F74DB" w:rsidP="0073796B">
      <w:pPr>
        <w:pStyle w:val="NormalWeb"/>
        <w:spacing w:before="0" w:beforeAutospacing="0" w:after="0" w:afterAutospacing="0"/>
        <w:jc w:val="both"/>
        <w:textAlignment w:val="baseline"/>
        <w:rPr>
          <w:rFonts w:ascii="Arial" w:hAnsi="Arial" w:cs="Arial"/>
          <w:color w:val="000000" w:themeColor="text1"/>
          <w:lang w:val="es-CO"/>
        </w:rPr>
      </w:pPr>
    </w:p>
    <w:p w14:paraId="3C5B8EDC" w14:textId="77777777" w:rsidR="007F74DB" w:rsidRPr="0045233F" w:rsidRDefault="007F74DB" w:rsidP="007F74DB">
      <w:pPr>
        <w:spacing w:after="0" w:line="240" w:lineRule="auto"/>
        <w:jc w:val="both"/>
        <w:rPr>
          <w:rFonts w:ascii="Arial" w:hAnsi="Arial" w:cs="Arial"/>
          <w:color w:val="212121"/>
        </w:rPr>
      </w:pPr>
      <w:r w:rsidRPr="0045233F">
        <w:rPr>
          <w:rFonts w:ascii="Arial" w:hAnsi="Arial" w:cs="Arial"/>
          <w:color w:val="212121"/>
        </w:rPr>
        <w:t>Que,</w:t>
      </w:r>
      <w:r>
        <w:rPr>
          <w:rFonts w:ascii="Arial" w:hAnsi="Arial" w:cs="Arial"/>
          <w:color w:val="212121"/>
        </w:rPr>
        <w:t xml:space="preserve"> el </w:t>
      </w:r>
      <w:r w:rsidRPr="0045233F">
        <w:rPr>
          <w:rFonts w:ascii="Arial" w:hAnsi="Arial" w:cs="Arial"/>
          <w:color w:val="212121"/>
        </w:rPr>
        <w:t xml:space="preserve">Decreto reglamentario 1330 de 2019, establece en el Artículo 2.5.3.2.3.2.6 </w:t>
      </w:r>
      <w:r w:rsidRPr="007F74DB">
        <w:rPr>
          <w:rFonts w:ascii="Arial" w:hAnsi="Arial" w:cs="Arial"/>
          <w:i/>
          <w:iCs/>
          <w:color w:val="212121"/>
        </w:rPr>
        <w:t>“Investigación, innovación y/o creación artística y cultural.</w:t>
      </w:r>
      <w:r w:rsidRPr="0045233F">
        <w:rPr>
          <w:rFonts w:ascii="Arial" w:hAnsi="Arial" w:cs="Arial"/>
          <w:i/>
          <w:iCs/>
          <w:color w:val="212121"/>
        </w:rPr>
        <w:t xml:space="preserve"> La institución deberá establecer en el programa las estrategias para la formación en investigación- creación que le permitan a profesores y estudiantes estar en contacto con los desarrollos disciplinarios e interdisciplinarios, la creación artística, los avances tecnológicos y el campo disciplinar más actualizado, de tal forma que se desarrolle el pensamiento crítico y/o creativo”.</w:t>
      </w:r>
    </w:p>
    <w:p w14:paraId="29B914B1" w14:textId="77777777" w:rsidR="007F74DB" w:rsidRPr="00BA3E2A" w:rsidRDefault="007F74DB" w:rsidP="0073796B">
      <w:pPr>
        <w:pStyle w:val="NormalWeb"/>
        <w:spacing w:before="0" w:beforeAutospacing="0" w:after="0" w:afterAutospacing="0"/>
        <w:jc w:val="both"/>
        <w:textAlignment w:val="baseline"/>
        <w:rPr>
          <w:rFonts w:ascii="Arial" w:hAnsi="Arial" w:cs="Arial"/>
          <w:color w:val="000000" w:themeColor="text1"/>
          <w:lang w:val="es-CO"/>
        </w:rPr>
      </w:pPr>
    </w:p>
    <w:p w14:paraId="03C29343" w14:textId="77777777" w:rsidR="0073796B" w:rsidRPr="00BA3E2A" w:rsidRDefault="0073796B" w:rsidP="0073796B">
      <w:pPr>
        <w:pStyle w:val="NormalWeb"/>
        <w:spacing w:before="0" w:beforeAutospacing="0" w:after="0" w:afterAutospacing="0"/>
        <w:jc w:val="both"/>
        <w:textAlignment w:val="baseline"/>
        <w:rPr>
          <w:rFonts w:ascii="Arial" w:hAnsi="Arial" w:cs="Arial"/>
          <w:color w:val="000000" w:themeColor="text1"/>
          <w:lang w:val="es-CO"/>
        </w:rPr>
      </w:pPr>
    </w:p>
    <w:p w14:paraId="2CEFFEB0" w14:textId="16150553" w:rsidR="0073796B" w:rsidRPr="00BA3E2A" w:rsidRDefault="0073796B" w:rsidP="0073796B">
      <w:pPr>
        <w:pStyle w:val="NormalWeb"/>
        <w:spacing w:before="0" w:beforeAutospacing="0" w:after="0" w:afterAutospacing="0"/>
        <w:jc w:val="both"/>
        <w:textAlignment w:val="baseline"/>
        <w:rPr>
          <w:rFonts w:ascii="Arial" w:hAnsi="Arial" w:cs="Arial"/>
          <w:color w:val="000000" w:themeColor="text1"/>
          <w:lang w:val="es-CO"/>
        </w:rPr>
      </w:pPr>
      <w:r w:rsidRPr="00BA3E2A">
        <w:rPr>
          <w:rFonts w:ascii="Arial" w:hAnsi="Arial" w:cs="Arial"/>
          <w:color w:val="000000" w:themeColor="text1"/>
          <w:lang w:val="es-CO"/>
        </w:rPr>
        <w:t xml:space="preserve">Que </w:t>
      </w:r>
      <w:r w:rsidR="0028355B">
        <w:rPr>
          <w:rFonts w:ascii="Arial" w:hAnsi="Arial" w:cs="Arial"/>
          <w:color w:val="000000" w:themeColor="text1"/>
          <w:lang w:val="es-CO"/>
        </w:rPr>
        <w:t xml:space="preserve">el </w:t>
      </w:r>
      <w:r w:rsidR="0028355B">
        <w:rPr>
          <w:rFonts w:ascii="Arial" w:hAnsi="Arial" w:cs="Arial"/>
          <w:b/>
          <w:bCs/>
          <w:color w:val="000000" w:themeColor="text1"/>
          <w:lang w:val="es-CO"/>
        </w:rPr>
        <w:t>S</w:t>
      </w:r>
      <w:r w:rsidR="0028355B" w:rsidRPr="0028355B">
        <w:rPr>
          <w:rFonts w:ascii="Arial" w:hAnsi="Arial" w:cs="Arial"/>
          <w:b/>
          <w:bCs/>
          <w:color w:val="000000" w:themeColor="text1"/>
          <w:lang w:val="es-CO"/>
        </w:rPr>
        <w:t xml:space="preserve">istema de </w:t>
      </w:r>
      <w:r w:rsidR="0028355B">
        <w:rPr>
          <w:rFonts w:ascii="Arial" w:hAnsi="Arial" w:cs="Arial"/>
          <w:b/>
          <w:bCs/>
          <w:color w:val="000000" w:themeColor="text1"/>
          <w:lang w:val="es-CO"/>
        </w:rPr>
        <w:t>I</w:t>
      </w:r>
      <w:r w:rsidR="0028355B" w:rsidRPr="0028355B">
        <w:rPr>
          <w:rFonts w:ascii="Arial" w:hAnsi="Arial" w:cs="Arial"/>
          <w:b/>
          <w:bCs/>
          <w:color w:val="000000" w:themeColor="text1"/>
          <w:lang w:val="es-CO"/>
        </w:rPr>
        <w:t>nvestigación</w:t>
      </w:r>
      <w:r w:rsidR="0028355B">
        <w:rPr>
          <w:rFonts w:ascii="Arial" w:hAnsi="Arial" w:cs="Arial"/>
          <w:color w:val="000000" w:themeColor="text1"/>
          <w:lang w:val="es-CO"/>
        </w:rPr>
        <w:t xml:space="preserve"> </w:t>
      </w:r>
      <w:r w:rsidRPr="00BA3E2A">
        <w:rPr>
          <w:rFonts w:ascii="Arial" w:hAnsi="Arial" w:cs="Arial"/>
          <w:color w:val="000000" w:themeColor="text1"/>
          <w:lang w:val="es-CO"/>
        </w:rPr>
        <w:t xml:space="preserve">fue objeto de </w:t>
      </w:r>
      <w:r w:rsidRPr="00BA3E2A">
        <w:rPr>
          <w:rFonts w:ascii="Arial" w:hAnsi="Arial" w:cs="Arial"/>
          <w:b/>
          <w:bCs/>
          <w:color w:val="000000" w:themeColor="text1"/>
          <w:lang w:val="es-CO"/>
        </w:rPr>
        <w:t>socialización y validación por parte del estamento estudiantil</w:t>
      </w:r>
      <w:r w:rsidRPr="00BA3E2A">
        <w:rPr>
          <w:rFonts w:ascii="Arial" w:hAnsi="Arial" w:cs="Arial"/>
          <w:color w:val="000000" w:themeColor="text1"/>
          <w:lang w:val="es-CO"/>
        </w:rPr>
        <w:t xml:space="preserve"> en jornada realizada el ___ de _______ de</w:t>
      </w:r>
      <w:r w:rsidR="00C941B0" w:rsidRPr="00BA3E2A">
        <w:rPr>
          <w:rFonts w:ascii="Arial" w:hAnsi="Arial" w:cs="Arial"/>
          <w:color w:val="000000" w:themeColor="text1"/>
          <w:lang w:val="es-CO"/>
        </w:rPr>
        <w:t>l</w:t>
      </w:r>
      <w:r w:rsidRPr="00BA3E2A">
        <w:rPr>
          <w:rFonts w:ascii="Arial" w:hAnsi="Arial" w:cs="Arial"/>
          <w:color w:val="000000" w:themeColor="text1"/>
          <w:lang w:val="es-CO"/>
        </w:rPr>
        <w:t xml:space="preserve"> 2025, propiciando un escenario participativo en el que los estudiantes expresaron sus apreciaciones y recomendaciones, orientadas al fortalecimiento de la calidad y la inclusión en los procesos formativos ofrecidos por la institución.</w:t>
      </w:r>
    </w:p>
    <w:p w14:paraId="68595984" w14:textId="77777777" w:rsidR="0073796B" w:rsidRPr="00BA3E2A" w:rsidRDefault="0073796B" w:rsidP="0073796B">
      <w:pPr>
        <w:pStyle w:val="NormalWeb"/>
        <w:spacing w:before="0" w:beforeAutospacing="0" w:after="0" w:afterAutospacing="0"/>
        <w:jc w:val="both"/>
        <w:textAlignment w:val="baseline"/>
        <w:rPr>
          <w:rFonts w:ascii="Arial" w:hAnsi="Arial" w:cs="Arial"/>
          <w:color w:val="000000" w:themeColor="text1"/>
          <w:lang w:val="es-CO"/>
        </w:rPr>
      </w:pPr>
    </w:p>
    <w:p w14:paraId="1B544993" w14:textId="6CD12F88" w:rsidR="0073796B" w:rsidRPr="00BA3E2A" w:rsidRDefault="0073796B" w:rsidP="0073796B">
      <w:pPr>
        <w:pStyle w:val="NormalWeb"/>
        <w:spacing w:before="0" w:beforeAutospacing="0" w:after="0" w:afterAutospacing="0"/>
        <w:jc w:val="both"/>
        <w:textAlignment w:val="baseline"/>
        <w:rPr>
          <w:rFonts w:ascii="Arial" w:hAnsi="Arial" w:cs="Arial"/>
          <w:color w:val="000000" w:themeColor="text1"/>
          <w:lang w:val="es-CO"/>
        </w:rPr>
      </w:pPr>
      <w:r w:rsidRPr="00BA3E2A">
        <w:rPr>
          <w:rFonts w:ascii="Arial" w:hAnsi="Arial" w:cs="Arial"/>
          <w:color w:val="000000" w:themeColor="text1"/>
          <w:lang w:val="es-CO"/>
        </w:rPr>
        <w:t xml:space="preserve">Que </w:t>
      </w:r>
      <w:r w:rsidR="0028355B">
        <w:rPr>
          <w:rFonts w:ascii="Arial" w:hAnsi="Arial" w:cs="Arial"/>
          <w:color w:val="000000" w:themeColor="text1"/>
          <w:lang w:val="es-CO"/>
        </w:rPr>
        <w:t xml:space="preserve">el </w:t>
      </w:r>
      <w:r w:rsidR="0028355B">
        <w:rPr>
          <w:rFonts w:ascii="Arial" w:hAnsi="Arial" w:cs="Arial"/>
          <w:b/>
          <w:bCs/>
          <w:color w:val="000000" w:themeColor="text1"/>
          <w:lang w:val="es-CO"/>
        </w:rPr>
        <w:t>S</w:t>
      </w:r>
      <w:r w:rsidR="0028355B" w:rsidRPr="0028355B">
        <w:rPr>
          <w:rFonts w:ascii="Arial" w:hAnsi="Arial" w:cs="Arial"/>
          <w:b/>
          <w:bCs/>
          <w:color w:val="000000" w:themeColor="text1"/>
          <w:lang w:val="es-CO"/>
        </w:rPr>
        <w:t xml:space="preserve">istema de </w:t>
      </w:r>
      <w:r w:rsidR="0028355B">
        <w:rPr>
          <w:rFonts w:ascii="Arial" w:hAnsi="Arial" w:cs="Arial"/>
          <w:b/>
          <w:bCs/>
          <w:color w:val="000000" w:themeColor="text1"/>
          <w:lang w:val="es-CO"/>
        </w:rPr>
        <w:t>I</w:t>
      </w:r>
      <w:r w:rsidR="0028355B" w:rsidRPr="0028355B">
        <w:rPr>
          <w:rFonts w:ascii="Arial" w:hAnsi="Arial" w:cs="Arial"/>
          <w:b/>
          <w:bCs/>
          <w:color w:val="000000" w:themeColor="text1"/>
          <w:lang w:val="es-CO"/>
        </w:rPr>
        <w:t>nvestigación</w:t>
      </w:r>
      <w:r w:rsidR="0028355B">
        <w:rPr>
          <w:rFonts w:ascii="Arial" w:hAnsi="Arial" w:cs="Arial"/>
          <w:color w:val="000000" w:themeColor="text1"/>
          <w:lang w:val="es-CO"/>
        </w:rPr>
        <w:t xml:space="preserve"> </w:t>
      </w:r>
      <w:r w:rsidRPr="00BA3E2A">
        <w:rPr>
          <w:rFonts w:ascii="Arial" w:hAnsi="Arial" w:cs="Arial"/>
          <w:color w:val="000000" w:themeColor="text1"/>
          <w:lang w:val="es-CO"/>
        </w:rPr>
        <w:t xml:space="preserve">fue igualmente </w:t>
      </w:r>
      <w:r w:rsidRPr="00BA3E2A">
        <w:rPr>
          <w:rFonts w:ascii="Arial" w:hAnsi="Arial" w:cs="Arial"/>
          <w:b/>
          <w:bCs/>
          <w:color w:val="000000" w:themeColor="text1"/>
          <w:lang w:val="es-CO"/>
        </w:rPr>
        <w:t>socializada y validada con el estamento administrativo</w:t>
      </w:r>
      <w:r w:rsidRPr="00BA3E2A">
        <w:rPr>
          <w:rFonts w:ascii="Arial" w:hAnsi="Arial" w:cs="Arial"/>
          <w:color w:val="000000" w:themeColor="text1"/>
          <w:lang w:val="es-CO"/>
        </w:rPr>
        <w:t xml:space="preserve"> en sesión llevada a cabo el ___ de _______ de</w:t>
      </w:r>
      <w:r w:rsidR="00C941B0" w:rsidRPr="00BA3E2A">
        <w:rPr>
          <w:rFonts w:ascii="Arial" w:hAnsi="Arial" w:cs="Arial"/>
          <w:color w:val="000000" w:themeColor="text1"/>
          <w:lang w:val="es-CO"/>
        </w:rPr>
        <w:t>l</w:t>
      </w:r>
      <w:r w:rsidRPr="00BA3E2A">
        <w:rPr>
          <w:rFonts w:ascii="Arial" w:hAnsi="Arial" w:cs="Arial"/>
          <w:color w:val="000000" w:themeColor="text1"/>
          <w:lang w:val="es-CO"/>
        </w:rPr>
        <w:t xml:space="preserve"> 2025, obteniéndose aportes relacionados con la viabilidad operativa, administrativa y de gestión, de conformidad con los recursos y capacidades institucionales disponibles para su implementación.</w:t>
      </w:r>
    </w:p>
    <w:p w14:paraId="195B2396" w14:textId="77777777" w:rsidR="0073796B" w:rsidRPr="00BA3E2A" w:rsidRDefault="0073796B" w:rsidP="0073796B">
      <w:pPr>
        <w:pStyle w:val="NormalWeb"/>
        <w:spacing w:before="0" w:beforeAutospacing="0" w:after="0" w:afterAutospacing="0"/>
        <w:jc w:val="both"/>
        <w:textAlignment w:val="baseline"/>
        <w:rPr>
          <w:rFonts w:ascii="Arial" w:hAnsi="Arial" w:cs="Arial"/>
          <w:color w:val="000000" w:themeColor="text1"/>
          <w:lang w:val="es-CO"/>
        </w:rPr>
      </w:pPr>
    </w:p>
    <w:p w14:paraId="021D60F4" w14:textId="1FE1603E" w:rsidR="0073796B" w:rsidRPr="00BA3E2A" w:rsidRDefault="0073796B" w:rsidP="0073796B">
      <w:pPr>
        <w:pStyle w:val="NormalWeb"/>
        <w:spacing w:before="0" w:beforeAutospacing="0" w:after="0" w:afterAutospacing="0"/>
        <w:jc w:val="both"/>
        <w:textAlignment w:val="baseline"/>
        <w:rPr>
          <w:rFonts w:ascii="Arial" w:hAnsi="Arial" w:cs="Arial"/>
          <w:color w:val="000000" w:themeColor="text1"/>
          <w:lang w:val="es-CO"/>
        </w:rPr>
      </w:pPr>
      <w:r w:rsidRPr="00BA3E2A">
        <w:rPr>
          <w:rFonts w:ascii="Arial" w:hAnsi="Arial" w:cs="Arial"/>
          <w:color w:val="000000" w:themeColor="text1"/>
          <w:lang w:val="es-CO"/>
        </w:rPr>
        <w:t xml:space="preserve">Que </w:t>
      </w:r>
      <w:r w:rsidR="007F74DB">
        <w:rPr>
          <w:rFonts w:ascii="Arial" w:hAnsi="Arial" w:cs="Arial"/>
          <w:color w:val="000000" w:themeColor="text1"/>
          <w:lang w:val="es-CO"/>
        </w:rPr>
        <w:t xml:space="preserve">el </w:t>
      </w:r>
      <w:r w:rsidR="007F74DB">
        <w:rPr>
          <w:rFonts w:ascii="Arial" w:hAnsi="Arial" w:cs="Arial"/>
          <w:b/>
          <w:bCs/>
          <w:color w:val="000000" w:themeColor="text1"/>
          <w:lang w:val="es-CO"/>
        </w:rPr>
        <w:t>S</w:t>
      </w:r>
      <w:r w:rsidR="007F74DB" w:rsidRPr="0028355B">
        <w:rPr>
          <w:rFonts w:ascii="Arial" w:hAnsi="Arial" w:cs="Arial"/>
          <w:b/>
          <w:bCs/>
          <w:color w:val="000000" w:themeColor="text1"/>
          <w:lang w:val="es-CO"/>
        </w:rPr>
        <w:t xml:space="preserve">istema de </w:t>
      </w:r>
      <w:r w:rsidR="007F74DB">
        <w:rPr>
          <w:rFonts w:ascii="Arial" w:hAnsi="Arial" w:cs="Arial"/>
          <w:b/>
          <w:bCs/>
          <w:color w:val="000000" w:themeColor="text1"/>
          <w:lang w:val="es-CO"/>
        </w:rPr>
        <w:t>I</w:t>
      </w:r>
      <w:r w:rsidR="007F74DB" w:rsidRPr="0028355B">
        <w:rPr>
          <w:rFonts w:ascii="Arial" w:hAnsi="Arial" w:cs="Arial"/>
          <w:b/>
          <w:bCs/>
          <w:color w:val="000000" w:themeColor="text1"/>
          <w:lang w:val="es-CO"/>
        </w:rPr>
        <w:t>nvestigación</w:t>
      </w:r>
      <w:r w:rsidR="007F74DB">
        <w:rPr>
          <w:rFonts w:ascii="Arial" w:hAnsi="Arial" w:cs="Arial"/>
          <w:color w:val="000000" w:themeColor="text1"/>
          <w:lang w:val="es-CO"/>
        </w:rPr>
        <w:t xml:space="preserve"> </w:t>
      </w:r>
      <w:r w:rsidRPr="00BA3E2A">
        <w:rPr>
          <w:rFonts w:ascii="Arial" w:hAnsi="Arial" w:cs="Arial"/>
          <w:color w:val="000000" w:themeColor="text1"/>
          <w:lang w:val="es-CO"/>
        </w:rPr>
        <w:t xml:space="preserve">fue </w:t>
      </w:r>
      <w:r w:rsidRPr="00BA3E2A">
        <w:rPr>
          <w:rFonts w:ascii="Arial" w:hAnsi="Arial" w:cs="Arial"/>
          <w:b/>
          <w:bCs/>
          <w:color w:val="000000" w:themeColor="text1"/>
          <w:lang w:val="es-CO"/>
        </w:rPr>
        <w:t>estudiada, avalada y elevada por el Consejo Académico</w:t>
      </w:r>
      <w:r w:rsidRPr="00BA3E2A">
        <w:rPr>
          <w:rFonts w:ascii="Arial" w:hAnsi="Arial" w:cs="Arial"/>
          <w:color w:val="000000" w:themeColor="text1"/>
          <w:lang w:val="es-CO"/>
        </w:rPr>
        <w:t xml:space="preserve"> al </w:t>
      </w:r>
      <w:r w:rsidRPr="00BA3E2A">
        <w:rPr>
          <w:rFonts w:ascii="Arial" w:hAnsi="Arial" w:cs="Arial"/>
          <w:b/>
          <w:bCs/>
          <w:color w:val="000000" w:themeColor="text1"/>
          <w:lang w:val="es-CO"/>
        </w:rPr>
        <w:t>Consejo Directivo</w:t>
      </w:r>
      <w:r w:rsidRPr="00BA3E2A">
        <w:rPr>
          <w:rFonts w:ascii="Arial" w:hAnsi="Arial" w:cs="Arial"/>
          <w:color w:val="000000" w:themeColor="text1"/>
          <w:lang w:val="es-CO"/>
        </w:rPr>
        <w:t xml:space="preserve"> mediante Acta No. ___ de fecha ___ de _______ de</w:t>
      </w:r>
      <w:r w:rsidR="00C941B0" w:rsidRPr="00BA3E2A">
        <w:rPr>
          <w:rFonts w:ascii="Arial" w:hAnsi="Arial" w:cs="Arial"/>
          <w:color w:val="000000" w:themeColor="text1"/>
          <w:lang w:val="es-CO"/>
        </w:rPr>
        <w:t>l</w:t>
      </w:r>
      <w:r w:rsidRPr="00BA3E2A">
        <w:rPr>
          <w:rFonts w:ascii="Arial" w:hAnsi="Arial" w:cs="Arial"/>
          <w:color w:val="000000" w:themeColor="text1"/>
          <w:lang w:val="es-CO"/>
        </w:rPr>
        <w:t xml:space="preserve"> 202</w:t>
      </w:r>
      <w:r w:rsidR="007F74DB">
        <w:rPr>
          <w:rFonts w:ascii="Arial" w:hAnsi="Arial" w:cs="Arial"/>
          <w:color w:val="000000" w:themeColor="text1"/>
          <w:lang w:val="es-CO"/>
        </w:rPr>
        <w:t>5</w:t>
      </w:r>
      <w:r w:rsidRPr="00BA3E2A">
        <w:rPr>
          <w:rFonts w:ascii="Arial" w:hAnsi="Arial" w:cs="Arial"/>
          <w:color w:val="000000" w:themeColor="text1"/>
          <w:lang w:val="es-CO"/>
        </w:rPr>
        <w:t>, cumpliendo con los procedimientos establecidos en el Estatuto General y en los marcos normativos que rigen a la institución, para efectos de su aprobación formal y adopción.</w:t>
      </w:r>
    </w:p>
    <w:p w14:paraId="4444BB95" w14:textId="77777777" w:rsidR="0073796B" w:rsidRPr="00BA3E2A" w:rsidRDefault="0073796B" w:rsidP="0073796B">
      <w:pPr>
        <w:pStyle w:val="NormalWeb"/>
        <w:spacing w:before="0" w:beforeAutospacing="0" w:after="0" w:afterAutospacing="0"/>
        <w:jc w:val="both"/>
        <w:textAlignment w:val="baseline"/>
        <w:rPr>
          <w:rFonts w:ascii="Arial" w:hAnsi="Arial" w:cs="Arial"/>
          <w:color w:val="000000" w:themeColor="text1"/>
          <w:lang w:val="es-CO"/>
        </w:rPr>
      </w:pPr>
    </w:p>
    <w:p w14:paraId="06B5641E" w14:textId="77777777" w:rsidR="004630DE" w:rsidRPr="00BA3E2A" w:rsidRDefault="004630DE" w:rsidP="004630DE">
      <w:pPr>
        <w:pStyle w:val="NormalWeb"/>
        <w:spacing w:before="0" w:beforeAutospacing="0" w:after="0" w:afterAutospacing="0"/>
        <w:jc w:val="both"/>
        <w:textAlignment w:val="baseline"/>
        <w:rPr>
          <w:rFonts w:ascii="Arial" w:hAnsi="Arial" w:cs="Arial"/>
          <w:color w:val="000000" w:themeColor="text1"/>
          <w:lang w:val="es-CO"/>
        </w:rPr>
      </w:pPr>
      <w:r w:rsidRPr="00BA3E2A">
        <w:rPr>
          <w:rFonts w:ascii="Arial" w:hAnsi="Arial" w:cs="Arial"/>
          <w:color w:val="000000" w:themeColor="text1"/>
          <w:lang w:val="es-CO"/>
        </w:rPr>
        <w:t>En mérito de lo expuesto,</w:t>
      </w:r>
    </w:p>
    <w:p w14:paraId="48568A6F" w14:textId="77777777" w:rsidR="004630DE" w:rsidRPr="00BA3E2A" w:rsidRDefault="004630DE" w:rsidP="004630DE">
      <w:pPr>
        <w:pStyle w:val="NormalWeb"/>
        <w:spacing w:before="0" w:beforeAutospacing="0" w:after="0" w:afterAutospacing="0"/>
        <w:jc w:val="center"/>
        <w:textAlignment w:val="baseline"/>
        <w:rPr>
          <w:rStyle w:val="Textoennegrita"/>
          <w:rFonts w:ascii="Arial" w:hAnsi="Arial" w:cs="Arial"/>
          <w:color w:val="000000" w:themeColor="text1"/>
          <w:lang w:val="es-CO"/>
        </w:rPr>
      </w:pPr>
      <w:r w:rsidRPr="00BA3E2A">
        <w:rPr>
          <w:rStyle w:val="Textoennegrita"/>
          <w:rFonts w:ascii="Arial" w:hAnsi="Arial" w:cs="Arial"/>
          <w:color w:val="000000" w:themeColor="text1"/>
          <w:lang w:val="es-CO"/>
        </w:rPr>
        <w:t>A C U E R D A:</w:t>
      </w:r>
    </w:p>
    <w:p w14:paraId="7E249EF9" w14:textId="77777777" w:rsidR="004630DE" w:rsidRPr="00BA3E2A" w:rsidRDefault="004630DE" w:rsidP="004630DE">
      <w:pPr>
        <w:pStyle w:val="NormalWeb"/>
        <w:spacing w:before="0" w:beforeAutospacing="0" w:after="0" w:afterAutospacing="0"/>
        <w:jc w:val="center"/>
        <w:textAlignment w:val="baseline"/>
        <w:rPr>
          <w:rStyle w:val="Textoennegrita"/>
          <w:rFonts w:ascii="Arial" w:hAnsi="Arial" w:cs="Arial"/>
          <w:color w:val="000000" w:themeColor="text1"/>
          <w:lang w:val="es-CO"/>
        </w:rPr>
      </w:pPr>
    </w:p>
    <w:p w14:paraId="383A0430" w14:textId="364D84E1" w:rsidR="0025543E" w:rsidRPr="00BA3E2A" w:rsidRDefault="005A5A41" w:rsidP="00F53D88">
      <w:pPr>
        <w:spacing w:after="0" w:line="240" w:lineRule="auto"/>
        <w:jc w:val="both"/>
        <w:rPr>
          <w:rFonts w:ascii="Arial" w:hAnsi="Arial" w:cs="Arial"/>
          <w:color w:val="000000" w:themeColor="text1"/>
          <w:sz w:val="24"/>
          <w:szCs w:val="24"/>
          <w:lang w:eastAsia="es-ES"/>
        </w:rPr>
      </w:pPr>
      <w:r w:rsidRPr="00BA3E2A">
        <w:rPr>
          <w:rFonts w:ascii="Arial" w:hAnsi="Arial" w:cs="Arial"/>
          <w:b/>
          <w:bCs/>
          <w:color w:val="000000" w:themeColor="text1"/>
          <w:sz w:val="24"/>
          <w:szCs w:val="24"/>
          <w:lang w:eastAsia="es-ES"/>
        </w:rPr>
        <w:t xml:space="preserve">ARTÍCULO 1. </w:t>
      </w:r>
      <w:r w:rsidR="00F53D88" w:rsidRPr="00F53D88">
        <w:rPr>
          <w:rFonts w:ascii="Arial" w:hAnsi="Arial" w:cs="Arial"/>
          <w:color w:val="000000" w:themeColor="text1"/>
          <w:sz w:val="24"/>
          <w:szCs w:val="24"/>
          <w:lang w:eastAsia="es-ES"/>
        </w:rPr>
        <w:t>A</w:t>
      </w:r>
      <w:r w:rsidR="00F53D88" w:rsidRPr="00F53D88">
        <w:rPr>
          <w:rFonts w:ascii="Arial" w:hAnsi="Arial" w:cs="Arial"/>
          <w:color w:val="000000" w:themeColor="text1"/>
          <w:sz w:val="24"/>
          <w:szCs w:val="24"/>
          <w:lang w:eastAsia="es-ES"/>
        </w:rPr>
        <w:t xml:space="preserve">dopta el </w:t>
      </w:r>
      <w:r w:rsidR="00F53D88" w:rsidRPr="00F53D88">
        <w:rPr>
          <w:rFonts w:ascii="Arial" w:hAnsi="Arial" w:cs="Arial"/>
          <w:b/>
          <w:bCs/>
          <w:color w:val="000000" w:themeColor="text1"/>
          <w:sz w:val="24"/>
          <w:szCs w:val="24"/>
          <w:lang w:eastAsia="es-ES"/>
        </w:rPr>
        <w:t>Sistema Institucional de Investigación</w:t>
      </w:r>
      <w:r w:rsidR="00F53D88">
        <w:rPr>
          <w:rFonts w:ascii="Arial" w:hAnsi="Arial" w:cs="Arial"/>
          <w:b/>
          <w:bCs/>
          <w:color w:val="000000" w:themeColor="text1"/>
          <w:sz w:val="24"/>
          <w:szCs w:val="24"/>
          <w:lang w:eastAsia="es-ES"/>
        </w:rPr>
        <w:t xml:space="preserve"> </w:t>
      </w:r>
      <w:r w:rsidR="00F53D88" w:rsidRPr="00BA3E2A">
        <w:rPr>
          <w:rFonts w:ascii="Arial" w:hAnsi="Arial" w:cs="Arial"/>
          <w:color w:val="000000" w:themeColor="text1"/>
          <w:sz w:val="24"/>
          <w:szCs w:val="24"/>
          <w:lang w:eastAsia="es-ES"/>
        </w:rPr>
        <w:t xml:space="preserve">de la Institución Universitaria Instituto Superior de Educación Rural – </w:t>
      </w:r>
      <w:r w:rsidR="00F53D88" w:rsidRPr="00BA3E2A">
        <w:rPr>
          <w:rFonts w:ascii="Arial" w:hAnsi="Arial" w:cs="Arial"/>
          <w:b/>
          <w:bCs/>
          <w:color w:val="000000" w:themeColor="text1"/>
          <w:sz w:val="24"/>
          <w:szCs w:val="24"/>
          <w:lang w:eastAsia="es-ES"/>
        </w:rPr>
        <w:t>UNIRURAL</w:t>
      </w:r>
      <w:r w:rsidR="00F53D88" w:rsidRPr="00F53D88">
        <w:rPr>
          <w:rFonts w:ascii="Arial" w:hAnsi="Arial" w:cs="Arial"/>
          <w:color w:val="000000" w:themeColor="text1"/>
          <w:sz w:val="24"/>
          <w:szCs w:val="24"/>
          <w:lang w:eastAsia="es-ES"/>
        </w:rPr>
        <w:t xml:space="preserve">, el cual regula el funcionamiento, la promoción y el mejoramiento continuo del proceso investigativo dentro de la institución. Este sistema articula y coordina a los diferentes actores que planifican, ejecutan y evalúan actividades de investigación formativa y científica, </w:t>
      </w:r>
      <w:r w:rsidR="00F53D88" w:rsidRPr="00F53D88">
        <w:rPr>
          <w:rFonts w:ascii="Arial" w:hAnsi="Arial" w:cs="Arial"/>
          <w:color w:val="000000" w:themeColor="text1"/>
          <w:sz w:val="24"/>
          <w:szCs w:val="24"/>
          <w:lang w:eastAsia="es-ES"/>
        </w:rPr>
        <w:lastRenderedPageBreak/>
        <w:t>orientadas a la generación de nuevo conocimiento, el desarrollo tecnológico y la innovación. Asimismo, fomenta la apropiación social del conocimiento, la divulgación pública de la ciencia y la formación de talento humano en Ciencia, Tecnología e Innovación (</w:t>
      </w:r>
      <w:proofErr w:type="spellStart"/>
      <w:r w:rsidR="00F53D88" w:rsidRPr="00F53D88">
        <w:rPr>
          <w:rFonts w:ascii="Arial" w:hAnsi="Arial" w:cs="Arial"/>
          <w:color w:val="000000" w:themeColor="text1"/>
          <w:sz w:val="24"/>
          <w:szCs w:val="24"/>
          <w:lang w:eastAsia="es-ES"/>
        </w:rPr>
        <w:t>CTeI</w:t>
      </w:r>
      <w:proofErr w:type="spellEnd"/>
      <w:r w:rsidR="00F53D88" w:rsidRPr="00F53D88">
        <w:rPr>
          <w:rFonts w:ascii="Arial" w:hAnsi="Arial" w:cs="Arial"/>
          <w:color w:val="000000" w:themeColor="text1"/>
          <w:sz w:val="24"/>
          <w:szCs w:val="24"/>
          <w:lang w:eastAsia="es-ES"/>
        </w:rPr>
        <w:t>), contribuyendo al fortalecimiento de la misión universitaria y al impacto social del quehacer investigativo.</w:t>
      </w:r>
      <w:r w:rsidR="00F53D88" w:rsidRPr="00BA3E2A">
        <w:rPr>
          <w:rFonts w:ascii="Arial" w:hAnsi="Arial" w:cs="Arial"/>
          <w:color w:val="000000" w:themeColor="text1"/>
          <w:sz w:val="24"/>
          <w:szCs w:val="24"/>
          <w:lang w:eastAsia="es-ES"/>
        </w:rPr>
        <w:t xml:space="preserve"> </w:t>
      </w:r>
    </w:p>
    <w:p w14:paraId="7B38F56A" w14:textId="49C62A8B" w:rsidR="00866AA1" w:rsidRPr="00BA3E2A" w:rsidRDefault="00866AA1" w:rsidP="005A5A41">
      <w:pPr>
        <w:spacing w:after="0" w:line="240" w:lineRule="auto"/>
        <w:jc w:val="both"/>
        <w:rPr>
          <w:rFonts w:ascii="Arial" w:hAnsi="Arial" w:cs="Arial"/>
          <w:color w:val="000000" w:themeColor="text1"/>
          <w:sz w:val="24"/>
          <w:szCs w:val="24"/>
          <w:lang w:eastAsia="es-ES"/>
        </w:rPr>
      </w:pPr>
    </w:p>
    <w:p w14:paraId="442DFD5D" w14:textId="06F2D8AA" w:rsidR="00F53D88" w:rsidRPr="005816C6" w:rsidRDefault="00F53D88" w:rsidP="00F53D88">
      <w:pPr>
        <w:pStyle w:val="Sinespaciado"/>
        <w:jc w:val="center"/>
        <w:rPr>
          <w:rFonts w:ascii="Arial" w:hAnsi="Arial" w:cs="Arial"/>
          <w:b/>
        </w:rPr>
      </w:pPr>
      <w:r w:rsidRPr="005816C6">
        <w:rPr>
          <w:rFonts w:ascii="Arial" w:hAnsi="Arial" w:cs="Arial"/>
          <w:b/>
        </w:rPr>
        <w:t xml:space="preserve">CAPITULO I. </w:t>
      </w:r>
      <w:r>
        <w:rPr>
          <w:rFonts w:ascii="Arial" w:hAnsi="Arial" w:cs="Arial"/>
          <w:b/>
        </w:rPr>
        <w:t xml:space="preserve">INTRODUCCIÓN, FUNDAMENTOS, PRINCIPIOS, </w:t>
      </w:r>
      <w:r w:rsidRPr="005816C6">
        <w:rPr>
          <w:rFonts w:ascii="Arial" w:hAnsi="Arial" w:cs="Arial"/>
          <w:b/>
        </w:rPr>
        <w:t>OBJET</w:t>
      </w:r>
      <w:r>
        <w:rPr>
          <w:rFonts w:ascii="Arial" w:hAnsi="Arial" w:cs="Arial"/>
          <w:b/>
        </w:rPr>
        <w:t>IVOS Y PROP</w:t>
      </w:r>
      <w:r w:rsidR="003F6B42">
        <w:rPr>
          <w:rFonts w:ascii="Arial" w:hAnsi="Arial" w:cs="Arial"/>
          <w:b/>
        </w:rPr>
        <w:t>ÓSITO DEL SISTEMA</w:t>
      </w:r>
    </w:p>
    <w:p w14:paraId="335D9FF8" w14:textId="77777777" w:rsidR="00F53D88" w:rsidRPr="005816C6" w:rsidRDefault="00F53D88" w:rsidP="00F53D88">
      <w:pPr>
        <w:autoSpaceDE w:val="0"/>
        <w:autoSpaceDN w:val="0"/>
        <w:adjustRightInd w:val="0"/>
        <w:spacing w:after="0" w:line="240" w:lineRule="auto"/>
        <w:jc w:val="both"/>
        <w:rPr>
          <w:rFonts w:ascii="Arial" w:hAnsi="Arial" w:cs="Arial"/>
          <w:bCs/>
        </w:rPr>
      </w:pPr>
    </w:p>
    <w:p w14:paraId="56CE857C" w14:textId="3CBDF9A6" w:rsidR="003F6B42" w:rsidRPr="003F6B42" w:rsidRDefault="00F53D88" w:rsidP="003F6B42">
      <w:pPr>
        <w:spacing w:after="0" w:line="240" w:lineRule="auto"/>
        <w:jc w:val="both"/>
        <w:rPr>
          <w:rFonts w:ascii="Arial" w:hAnsi="Arial" w:cs="Arial"/>
          <w:sz w:val="24"/>
          <w:szCs w:val="24"/>
        </w:rPr>
      </w:pPr>
      <w:r w:rsidRPr="005816C6">
        <w:rPr>
          <w:rFonts w:ascii="Arial" w:hAnsi="Arial" w:cs="Arial"/>
          <w:b/>
          <w:bCs/>
        </w:rPr>
        <w:t>ARTÍCULO SEGUNDO</w:t>
      </w:r>
      <w:r w:rsidR="003F6B42">
        <w:rPr>
          <w:rFonts w:ascii="Arial" w:hAnsi="Arial" w:cs="Arial"/>
          <w:b/>
          <w:bCs/>
        </w:rPr>
        <w:t xml:space="preserve">. </w:t>
      </w:r>
      <w:r w:rsidR="003F6B42" w:rsidRPr="003F6B42">
        <w:rPr>
          <w:rFonts w:ascii="Arial" w:hAnsi="Arial" w:cs="Arial"/>
          <w:b/>
          <w:bCs/>
        </w:rPr>
        <w:t>1.</w:t>
      </w:r>
      <w:r w:rsidR="003F6B42" w:rsidRPr="003F6B42">
        <w:rPr>
          <w:rFonts w:ascii="Arial" w:hAnsi="Arial" w:cs="Arial"/>
          <w:b/>
          <w:bCs/>
        </w:rPr>
        <w:tab/>
        <w:t>INTRODUCCIÓN</w:t>
      </w:r>
      <w:r w:rsidR="003F6B42">
        <w:rPr>
          <w:rFonts w:ascii="Arial" w:hAnsi="Arial" w:cs="Arial"/>
          <w:b/>
          <w:bCs/>
        </w:rPr>
        <w:t xml:space="preserve">. </w:t>
      </w:r>
      <w:r w:rsidR="003F6B42" w:rsidRPr="003F6B42">
        <w:rPr>
          <w:rFonts w:ascii="Arial" w:hAnsi="Arial" w:cs="Arial"/>
          <w:sz w:val="24"/>
          <w:szCs w:val="24"/>
        </w:rPr>
        <w:t xml:space="preserve">El Sistema de Investigación </w:t>
      </w:r>
      <w:r w:rsidR="00CC4632" w:rsidRPr="00BA3E2A">
        <w:rPr>
          <w:rFonts w:ascii="Arial" w:hAnsi="Arial" w:cs="Arial"/>
          <w:color w:val="000000" w:themeColor="text1"/>
          <w:sz w:val="24"/>
          <w:szCs w:val="24"/>
          <w:lang w:eastAsia="es-ES"/>
        </w:rPr>
        <w:t xml:space="preserve">de la Institución Universitaria Instituto Superior de Educación Rural – </w:t>
      </w:r>
      <w:r w:rsidR="00CC4632" w:rsidRPr="00BA3E2A">
        <w:rPr>
          <w:rFonts w:ascii="Arial" w:hAnsi="Arial" w:cs="Arial"/>
          <w:b/>
          <w:bCs/>
          <w:color w:val="000000" w:themeColor="text1"/>
          <w:sz w:val="24"/>
          <w:szCs w:val="24"/>
          <w:lang w:eastAsia="es-ES"/>
        </w:rPr>
        <w:t>UNIRURAL</w:t>
      </w:r>
      <w:r w:rsidR="00CC4632">
        <w:rPr>
          <w:rFonts w:ascii="Arial" w:hAnsi="Arial" w:cs="Arial"/>
          <w:b/>
          <w:bCs/>
          <w:color w:val="000000" w:themeColor="text1"/>
          <w:sz w:val="24"/>
          <w:szCs w:val="24"/>
          <w:lang w:eastAsia="es-ES"/>
        </w:rPr>
        <w:t>,</w:t>
      </w:r>
      <w:r w:rsidR="003F6B42" w:rsidRPr="003F6B42">
        <w:rPr>
          <w:rFonts w:ascii="Arial" w:hAnsi="Arial" w:cs="Arial"/>
          <w:sz w:val="24"/>
          <w:szCs w:val="24"/>
        </w:rPr>
        <w:t xml:space="preserve"> se erige como un pilar estratégico para la transformación institucional de carácter tecnológico a universitario, integrando la investigación como motor de producción, apropiación y transferencia del conocimiento. Desde la academia, promueve en docentes y estudiantes una cultura investigativa que, a través de proyectos, semilleros y redes de colaboración, valida y difunde saberes que fortalecen la docencia, enriquecen el currículo y fomentan la innovación pedagógica.</w:t>
      </w:r>
    </w:p>
    <w:p w14:paraId="4BE3C3A2" w14:textId="77777777" w:rsidR="003F6B42" w:rsidRPr="003F6B42" w:rsidRDefault="003F6B42" w:rsidP="003F6B42">
      <w:pPr>
        <w:spacing w:after="0" w:line="240" w:lineRule="auto"/>
        <w:jc w:val="both"/>
        <w:rPr>
          <w:rFonts w:ascii="Arial" w:hAnsi="Arial" w:cs="Arial"/>
          <w:sz w:val="24"/>
          <w:szCs w:val="24"/>
        </w:rPr>
      </w:pPr>
      <w:r w:rsidRPr="003F6B42">
        <w:rPr>
          <w:rFonts w:ascii="Arial" w:hAnsi="Arial" w:cs="Arial"/>
          <w:sz w:val="24"/>
          <w:szCs w:val="24"/>
        </w:rPr>
        <w:t>Su enfoque social y rural responde a los desafíos de territorios agroalimentarios, productivos y ambientales, priorizando el desarrollo comunitario, la sostenibilidad y la inclusión, sin excluir conexiones con contextos urbanos y globales. Este compromiso se materializa en líneas de investigación que abarcan desde la mejora de cadenas productivas y procesos agroindustriales, hasta la transición energética, la digitalización, la adaptación al cambio climático y la economía circular, generando ciencia, tecnología e innovación con impacto tangible en la calidad de vida de las comunidades.</w:t>
      </w:r>
    </w:p>
    <w:p w14:paraId="7BD4F2AB" w14:textId="437EDEC0" w:rsidR="003F6B42" w:rsidRPr="003F6B42" w:rsidRDefault="003F6B42" w:rsidP="003F6B42">
      <w:pPr>
        <w:spacing w:after="0" w:line="240" w:lineRule="auto"/>
        <w:jc w:val="both"/>
        <w:rPr>
          <w:rFonts w:ascii="Arial" w:hAnsi="Arial" w:cs="Arial"/>
          <w:sz w:val="24"/>
          <w:szCs w:val="24"/>
        </w:rPr>
      </w:pPr>
      <w:r w:rsidRPr="003F6B42">
        <w:rPr>
          <w:rFonts w:ascii="Arial" w:hAnsi="Arial" w:cs="Arial"/>
          <w:sz w:val="24"/>
          <w:szCs w:val="24"/>
        </w:rPr>
        <w:t xml:space="preserve">El sistema se articula de manera explícita con el Proyecto Educativo Institucional (PEI), el Plan de Desarrollo Institucional (PDI) 2021–2030, los planes de desarrollo departamental y el Plan Nacional de Desarrollo 2022–2026, alineando sus agendas de investigación con políticas nacionales e internacionales de ciencia, tecnología e innovación, incluidas las Políticas Orientadas por Misiones (POM) y la Política Nacional de </w:t>
      </w:r>
      <w:proofErr w:type="spellStart"/>
      <w:r w:rsidRPr="003F6B42">
        <w:rPr>
          <w:rFonts w:ascii="Arial" w:hAnsi="Arial" w:cs="Arial"/>
          <w:sz w:val="24"/>
          <w:szCs w:val="24"/>
        </w:rPr>
        <w:t>CTeI</w:t>
      </w:r>
      <w:proofErr w:type="spellEnd"/>
      <w:r w:rsidRPr="003F6B42">
        <w:rPr>
          <w:rFonts w:ascii="Arial" w:hAnsi="Arial" w:cs="Arial"/>
          <w:sz w:val="24"/>
          <w:szCs w:val="24"/>
        </w:rPr>
        <w:t xml:space="preserve"> 2022–2031. Este marco estratégico orienta los esfuerzos hacia catalizadores como la bioeconomía, las energías limpias, el derecho humano a la alimentación y la construcción de paz, posicionando </w:t>
      </w:r>
      <w:r w:rsidR="00CC4632">
        <w:rPr>
          <w:rFonts w:ascii="Arial" w:hAnsi="Arial" w:cs="Arial"/>
          <w:sz w:val="24"/>
          <w:szCs w:val="24"/>
        </w:rPr>
        <w:t>a la UNIRURAL</w:t>
      </w:r>
      <w:r w:rsidRPr="003F6B42">
        <w:rPr>
          <w:rFonts w:ascii="Arial" w:hAnsi="Arial" w:cs="Arial"/>
          <w:sz w:val="24"/>
          <w:szCs w:val="24"/>
        </w:rPr>
        <w:t xml:space="preserve"> como un agente dinamizador de la investigación aplicada y la transferencia tecnológica para la transformación social, productiva y ambiental.</w:t>
      </w:r>
    </w:p>
    <w:p w14:paraId="79579CED" w14:textId="336E7BA3" w:rsidR="00603D11" w:rsidRPr="003F6B42" w:rsidRDefault="003F6B42" w:rsidP="003F6B42">
      <w:pPr>
        <w:spacing w:after="0" w:line="240" w:lineRule="auto"/>
        <w:jc w:val="both"/>
        <w:rPr>
          <w:rFonts w:ascii="Arial" w:hAnsi="Arial" w:cs="Arial"/>
          <w:sz w:val="24"/>
          <w:szCs w:val="24"/>
        </w:rPr>
      </w:pPr>
      <w:r w:rsidRPr="003F6B42">
        <w:rPr>
          <w:rFonts w:ascii="Arial" w:hAnsi="Arial" w:cs="Arial"/>
          <w:sz w:val="24"/>
          <w:szCs w:val="24"/>
        </w:rPr>
        <w:t xml:space="preserve">En este sentido, el Sistema de Investigación no solo habilita el ecosistema institucional de </w:t>
      </w:r>
      <w:proofErr w:type="spellStart"/>
      <w:r w:rsidRPr="003F6B42">
        <w:rPr>
          <w:rFonts w:ascii="Arial" w:hAnsi="Arial" w:cs="Arial"/>
          <w:sz w:val="24"/>
          <w:szCs w:val="24"/>
        </w:rPr>
        <w:t>CTeI</w:t>
      </w:r>
      <w:proofErr w:type="spellEnd"/>
      <w:r w:rsidRPr="003F6B42">
        <w:rPr>
          <w:rFonts w:ascii="Arial" w:hAnsi="Arial" w:cs="Arial"/>
          <w:sz w:val="24"/>
          <w:szCs w:val="24"/>
        </w:rPr>
        <w:t>, sino que lo direcciona hacia el logro de innovaciones con pertinencia territorial y proyección internacional, consolidando la identidad investigativa que sustenta y justifica su tránsito hacia la categoría de institución universitaria.</w:t>
      </w:r>
    </w:p>
    <w:p w14:paraId="3B0A26B1" w14:textId="77777777" w:rsidR="00F53D88" w:rsidRDefault="00F53D88" w:rsidP="00F53D88">
      <w:pPr>
        <w:spacing w:after="0" w:line="240" w:lineRule="auto"/>
        <w:jc w:val="both"/>
        <w:rPr>
          <w:rFonts w:ascii="Arial" w:hAnsi="Arial" w:cs="Arial"/>
          <w:b/>
          <w:bCs/>
        </w:rPr>
      </w:pPr>
    </w:p>
    <w:p w14:paraId="29AF8946" w14:textId="2F08E841" w:rsidR="003F6B42" w:rsidRDefault="003F6B42" w:rsidP="003F6B42">
      <w:pPr>
        <w:spacing w:after="0" w:line="240" w:lineRule="auto"/>
        <w:jc w:val="both"/>
        <w:rPr>
          <w:rFonts w:ascii="Arial" w:hAnsi="Arial" w:cs="Arial"/>
          <w:b/>
          <w:bCs/>
        </w:rPr>
      </w:pPr>
      <w:r w:rsidRPr="00B61004">
        <w:rPr>
          <w:rFonts w:ascii="Arial" w:hAnsi="Arial" w:cs="Arial"/>
          <w:b/>
          <w:bCs/>
        </w:rPr>
        <w:t xml:space="preserve">ARTICULO TERCERO. </w:t>
      </w:r>
      <w:r>
        <w:rPr>
          <w:rFonts w:ascii="Arial" w:hAnsi="Arial" w:cs="Arial"/>
          <w:b/>
          <w:bCs/>
        </w:rPr>
        <w:t xml:space="preserve"> </w:t>
      </w:r>
      <w:r w:rsidRPr="003F6B42">
        <w:rPr>
          <w:rFonts w:ascii="Arial" w:hAnsi="Arial" w:cs="Arial"/>
          <w:b/>
          <w:bCs/>
        </w:rPr>
        <w:t>FUNDAMENTOS CONCEPTUALES</w:t>
      </w:r>
    </w:p>
    <w:p w14:paraId="6262C095" w14:textId="77777777" w:rsidR="003F6B42" w:rsidRDefault="003F6B42" w:rsidP="003F6B42">
      <w:pPr>
        <w:spacing w:after="0" w:line="240" w:lineRule="auto"/>
        <w:jc w:val="both"/>
        <w:rPr>
          <w:rFonts w:ascii="Arial" w:hAnsi="Arial" w:cs="Arial"/>
          <w:b/>
          <w:bCs/>
        </w:rPr>
      </w:pPr>
    </w:p>
    <w:p w14:paraId="41EEC57C" w14:textId="34CB729C" w:rsidR="003F6B42" w:rsidRPr="003F6B42" w:rsidRDefault="003F6B42" w:rsidP="003F6B42">
      <w:pPr>
        <w:pStyle w:val="Prrafodelista"/>
        <w:numPr>
          <w:ilvl w:val="0"/>
          <w:numId w:val="60"/>
        </w:numPr>
        <w:autoSpaceDE w:val="0"/>
        <w:autoSpaceDN w:val="0"/>
        <w:adjustRightInd w:val="0"/>
        <w:spacing w:after="0" w:line="240" w:lineRule="auto"/>
        <w:jc w:val="both"/>
        <w:rPr>
          <w:rFonts w:ascii="Arial" w:hAnsi="Arial" w:cs="Arial"/>
          <w:sz w:val="24"/>
          <w:szCs w:val="24"/>
        </w:rPr>
      </w:pPr>
      <w:bookmarkStart w:id="1" w:name="_Hlk158906477"/>
      <w:r w:rsidRPr="003F6B42">
        <w:rPr>
          <w:rFonts w:ascii="Arial" w:hAnsi="Arial" w:cs="Arial"/>
          <w:b/>
          <w:bCs/>
          <w:sz w:val="24"/>
          <w:szCs w:val="24"/>
        </w:rPr>
        <w:t>Investigación</w:t>
      </w:r>
      <w:r w:rsidRPr="003F6B42">
        <w:rPr>
          <w:rFonts w:ascii="Arial" w:hAnsi="Arial" w:cs="Arial"/>
          <w:sz w:val="24"/>
          <w:szCs w:val="24"/>
        </w:rPr>
        <w:t xml:space="preserve">. La investigación </w:t>
      </w:r>
      <w:r w:rsidR="00CC4632" w:rsidRPr="00BA3E2A">
        <w:rPr>
          <w:rFonts w:ascii="Arial" w:hAnsi="Arial" w:cs="Arial"/>
          <w:color w:val="000000" w:themeColor="text1"/>
          <w:sz w:val="24"/>
          <w:szCs w:val="24"/>
          <w:lang w:eastAsia="es-ES"/>
        </w:rPr>
        <w:t xml:space="preserve">de la Institución Universitaria Instituto Superior de Educación Rural – </w:t>
      </w:r>
      <w:r w:rsidR="00CC4632" w:rsidRPr="00BA3E2A">
        <w:rPr>
          <w:rFonts w:ascii="Arial" w:hAnsi="Arial" w:cs="Arial"/>
          <w:b/>
          <w:bCs/>
          <w:color w:val="000000" w:themeColor="text1"/>
          <w:sz w:val="24"/>
          <w:szCs w:val="24"/>
          <w:lang w:eastAsia="es-ES"/>
        </w:rPr>
        <w:t>UNIRURAL</w:t>
      </w:r>
      <w:r w:rsidRPr="003F6B42">
        <w:rPr>
          <w:rFonts w:ascii="Arial" w:hAnsi="Arial" w:cs="Arial"/>
          <w:sz w:val="24"/>
          <w:szCs w:val="24"/>
        </w:rPr>
        <w:t xml:space="preserve"> es una función misional que integra la gestión, búsqueda, adaptación, transferencia de conocimiento y tecnología para fortalecer el proceso formativo y la generación de alternativas de solución a las necesidades, problemas y expectativas locales y regionales que aportan al desarrollo académico y social.</w:t>
      </w:r>
      <w:bookmarkEnd w:id="1"/>
      <w:r w:rsidRPr="003F6B42">
        <w:rPr>
          <w:rFonts w:ascii="Arial" w:hAnsi="Arial" w:cs="Arial"/>
          <w:sz w:val="24"/>
          <w:szCs w:val="24"/>
        </w:rPr>
        <w:t xml:space="preserve"> (PEI-2024)</w:t>
      </w:r>
    </w:p>
    <w:p w14:paraId="001B097B" w14:textId="5DF59788" w:rsidR="003F6B42" w:rsidRPr="003F6B42" w:rsidRDefault="003F6B42" w:rsidP="003F6B42">
      <w:pPr>
        <w:pStyle w:val="Prrafodelista"/>
        <w:numPr>
          <w:ilvl w:val="0"/>
          <w:numId w:val="60"/>
        </w:numPr>
        <w:spacing w:before="100" w:beforeAutospacing="1" w:after="100" w:afterAutospacing="1"/>
        <w:jc w:val="both"/>
        <w:rPr>
          <w:rFonts w:ascii="Arial" w:hAnsi="Arial" w:cs="Arial"/>
          <w:sz w:val="24"/>
          <w:szCs w:val="24"/>
        </w:rPr>
      </w:pPr>
      <w:r w:rsidRPr="003F6B42">
        <w:rPr>
          <w:rFonts w:ascii="Arial" w:hAnsi="Arial" w:cs="Arial"/>
          <w:b/>
          <w:bCs/>
          <w:sz w:val="24"/>
          <w:szCs w:val="24"/>
        </w:rPr>
        <w:t>Sistema de Investigación</w:t>
      </w:r>
      <w:r w:rsidRPr="003F6B42">
        <w:rPr>
          <w:rFonts w:ascii="Arial" w:hAnsi="Arial" w:cs="Arial"/>
          <w:sz w:val="24"/>
          <w:szCs w:val="24"/>
        </w:rPr>
        <w:t>. El sistema institucional de investigación es una estructura basada en la teoría general de los sistemas, conformado por un conjunto ordenado de objetivos, políticas, organización, alcance y reglamentos. Este sistema regula el funcionamiento, la promoción y el mejoramiento continuo del proceso investigativo dentro de la institución. Integra múltiples actores que planifican, ejecutan y evalúan actividades de investigación formativa y científica, orientadas a la generación de nuevo conocimiento, el desarrollo tecnológico y la innovación. Además, promueve la apropiación social del conocimiento, la divulgación pública de la ciencia y la formación de talento humano en Ciencia, Tecnología e Innovación (</w:t>
      </w:r>
      <w:proofErr w:type="spellStart"/>
      <w:r w:rsidRPr="003F6B42">
        <w:rPr>
          <w:rFonts w:ascii="Arial" w:hAnsi="Arial" w:cs="Arial"/>
          <w:sz w:val="24"/>
          <w:szCs w:val="24"/>
        </w:rPr>
        <w:t>CTeI</w:t>
      </w:r>
      <w:proofErr w:type="spellEnd"/>
      <w:r w:rsidRPr="003F6B42">
        <w:rPr>
          <w:rFonts w:ascii="Arial" w:hAnsi="Arial" w:cs="Arial"/>
          <w:sz w:val="24"/>
          <w:szCs w:val="24"/>
        </w:rPr>
        <w:t>).</w:t>
      </w:r>
    </w:p>
    <w:p w14:paraId="790BAFB2" w14:textId="77777777" w:rsidR="003F6B42" w:rsidRPr="00810166" w:rsidRDefault="003F6B42" w:rsidP="003F6B42">
      <w:pPr>
        <w:pStyle w:val="Sinespaciado"/>
        <w:numPr>
          <w:ilvl w:val="0"/>
          <w:numId w:val="60"/>
        </w:numPr>
        <w:jc w:val="both"/>
        <w:rPr>
          <w:rFonts w:ascii="Arial" w:hAnsi="Arial" w:cs="Arial"/>
          <w:sz w:val="24"/>
          <w:szCs w:val="24"/>
        </w:rPr>
      </w:pPr>
      <w:r w:rsidRPr="00810166">
        <w:rPr>
          <w:rFonts w:ascii="Arial" w:hAnsi="Arial" w:cs="Arial"/>
          <w:b/>
          <w:bCs/>
          <w:sz w:val="24"/>
          <w:szCs w:val="24"/>
        </w:rPr>
        <w:t>La investigación y el desarrollo experimental (I+D):</w:t>
      </w:r>
      <w:r w:rsidRPr="00810166">
        <w:rPr>
          <w:rFonts w:ascii="Arial" w:hAnsi="Arial" w:cs="Arial"/>
          <w:sz w:val="24"/>
          <w:szCs w:val="24"/>
        </w:rPr>
        <w:t xml:space="preserve">  comprenden el trabajo creativo llevado a cabo de forma sistemática para incrementar el volumen de conocimientos, incluido el conocimiento del hombre, la cultura y la sociedad, y el uso de esos conocimientos para crear nuevas aplicaciones. El término I+D engloba tres actividades: investigación básica, investigación aplicada y desarrollo experimental.</w:t>
      </w:r>
      <w:r w:rsidRPr="00810166">
        <w:rPr>
          <w:rFonts w:ascii="Arial" w:hAnsi="Arial" w:cs="Arial"/>
          <w:sz w:val="24"/>
          <w:szCs w:val="24"/>
          <w:vertAlign w:val="superscript"/>
        </w:rPr>
        <w:footnoteReference w:id="1"/>
      </w:r>
      <w:r w:rsidRPr="00810166">
        <w:rPr>
          <w:rFonts w:ascii="Arial" w:hAnsi="Arial" w:cs="Arial"/>
          <w:sz w:val="24"/>
          <w:szCs w:val="24"/>
        </w:rPr>
        <w:t xml:space="preserve"> </w:t>
      </w:r>
    </w:p>
    <w:p w14:paraId="5060488F" w14:textId="77777777" w:rsidR="003F6B42" w:rsidRPr="00810166" w:rsidRDefault="003F6B42" w:rsidP="003F6B42">
      <w:pPr>
        <w:pStyle w:val="Sinespaciado"/>
        <w:jc w:val="both"/>
        <w:rPr>
          <w:rFonts w:ascii="Arial" w:hAnsi="Arial" w:cs="Arial"/>
          <w:sz w:val="24"/>
          <w:szCs w:val="24"/>
        </w:rPr>
      </w:pPr>
    </w:p>
    <w:p w14:paraId="18CC6A65" w14:textId="77777777" w:rsidR="003F6B42" w:rsidRPr="00810166" w:rsidRDefault="003F6B42" w:rsidP="003F6B42">
      <w:pPr>
        <w:pStyle w:val="Sinespaciado"/>
        <w:numPr>
          <w:ilvl w:val="0"/>
          <w:numId w:val="60"/>
        </w:numPr>
        <w:jc w:val="both"/>
        <w:rPr>
          <w:rFonts w:ascii="Arial" w:hAnsi="Arial" w:cs="Arial"/>
          <w:sz w:val="24"/>
          <w:szCs w:val="24"/>
        </w:rPr>
      </w:pPr>
      <w:r w:rsidRPr="00810166">
        <w:rPr>
          <w:rFonts w:ascii="Arial" w:hAnsi="Arial" w:cs="Arial"/>
          <w:b/>
          <w:bCs/>
          <w:sz w:val="24"/>
          <w:szCs w:val="24"/>
        </w:rPr>
        <w:t>SNCTI:</w:t>
      </w:r>
      <w:r w:rsidRPr="00810166">
        <w:rPr>
          <w:rFonts w:ascii="Arial" w:hAnsi="Arial" w:cs="Arial"/>
          <w:sz w:val="24"/>
          <w:szCs w:val="24"/>
        </w:rPr>
        <w:t xml:space="preserve"> De acuerdo a lo estipulado por la Ley 1286 de 2009, "el Sistema Nacional de Ciencia, Tecnología e Innovación -SNCTI- es un sistema abierto del cual forman parte las políticas, estrategias, programas, metodologías y mecanismos para la gestión, promoción, financiación, protección y divulgación de la investigación científica y la innovación tecnológica, así como las organizaciones públicas, privadas o mixtas que realicen o promuevan el desarrollo de actividades científicas, tecnológicas y de innovación"</w:t>
      </w:r>
    </w:p>
    <w:p w14:paraId="751A735D" w14:textId="77777777" w:rsidR="003F6B42" w:rsidRPr="00810166" w:rsidRDefault="003F6B42" w:rsidP="003F6B42">
      <w:pPr>
        <w:pStyle w:val="Sinespaciado"/>
        <w:jc w:val="both"/>
        <w:rPr>
          <w:rFonts w:ascii="Arial" w:hAnsi="Arial" w:cs="Arial"/>
          <w:sz w:val="24"/>
          <w:szCs w:val="24"/>
        </w:rPr>
      </w:pPr>
    </w:p>
    <w:p w14:paraId="12C8AC5A" w14:textId="77777777" w:rsidR="003F6B42" w:rsidRPr="00810166" w:rsidRDefault="003F6B42" w:rsidP="003F6B42">
      <w:pPr>
        <w:pStyle w:val="Sinespaciado"/>
        <w:numPr>
          <w:ilvl w:val="0"/>
          <w:numId w:val="60"/>
        </w:numPr>
        <w:jc w:val="both"/>
        <w:rPr>
          <w:rFonts w:ascii="Arial" w:hAnsi="Arial" w:cs="Arial"/>
          <w:sz w:val="24"/>
          <w:szCs w:val="24"/>
        </w:rPr>
      </w:pPr>
      <w:r w:rsidRPr="00810166">
        <w:rPr>
          <w:rFonts w:ascii="Arial" w:hAnsi="Arial" w:cs="Arial"/>
          <w:b/>
          <w:bCs/>
          <w:sz w:val="24"/>
          <w:szCs w:val="24"/>
        </w:rPr>
        <w:t>La investigación básica</w:t>
      </w:r>
      <w:r w:rsidRPr="00810166">
        <w:rPr>
          <w:rFonts w:ascii="Arial" w:hAnsi="Arial" w:cs="Arial"/>
          <w:sz w:val="24"/>
          <w:szCs w:val="24"/>
        </w:rPr>
        <w:t>: consiste en trabajos experimentales o teóricos que se emprenden principalmente para obtener nuevos conocimientos acerca de los fundamentos de los fenómenos y hechos observables, sin pensar en darles ninguna aplicación o utilización determinada.</w:t>
      </w:r>
      <w:r w:rsidRPr="00810166">
        <w:rPr>
          <w:rFonts w:ascii="Arial" w:hAnsi="Arial" w:cs="Arial"/>
          <w:sz w:val="24"/>
          <w:szCs w:val="24"/>
          <w:vertAlign w:val="superscript"/>
        </w:rPr>
        <w:footnoteReference w:id="2"/>
      </w:r>
      <w:r w:rsidRPr="00810166">
        <w:rPr>
          <w:rFonts w:ascii="Arial" w:hAnsi="Arial" w:cs="Arial"/>
          <w:sz w:val="24"/>
          <w:szCs w:val="24"/>
          <w:vertAlign w:val="superscript"/>
        </w:rPr>
        <w:t xml:space="preserve"> </w:t>
      </w:r>
    </w:p>
    <w:p w14:paraId="3788AC06" w14:textId="77777777" w:rsidR="003F6B42" w:rsidRPr="00810166" w:rsidRDefault="003F6B42" w:rsidP="003F6B42">
      <w:pPr>
        <w:pStyle w:val="Sinespaciado"/>
        <w:numPr>
          <w:ilvl w:val="0"/>
          <w:numId w:val="60"/>
        </w:numPr>
        <w:jc w:val="both"/>
        <w:rPr>
          <w:rFonts w:ascii="Arial" w:hAnsi="Arial" w:cs="Arial"/>
          <w:sz w:val="24"/>
          <w:szCs w:val="24"/>
        </w:rPr>
      </w:pPr>
      <w:r w:rsidRPr="00810166">
        <w:rPr>
          <w:rFonts w:ascii="Arial" w:hAnsi="Arial" w:cs="Arial"/>
          <w:b/>
          <w:bCs/>
          <w:sz w:val="24"/>
          <w:szCs w:val="24"/>
        </w:rPr>
        <w:lastRenderedPageBreak/>
        <w:t>La investigación aplicada</w:t>
      </w:r>
      <w:r w:rsidRPr="00810166">
        <w:rPr>
          <w:rFonts w:ascii="Arial" w:hAnsi="Arial" w:cs="Arial"/>
          <w:sz w:val="24"/>
          <w:szCs w:val="24"/>
        </w:rPr>
        <w:t>: consiste también en trabajos originales realizados para adquirir nuevos conocimientos; sin embargo, está dirigida fundamentalmente hacia un objetivo práctico específico.</w:t>
      </w:r>
      <w:r w:rsidRPr="00810166">
        <w:rPr>
          <w:rFonts w:ascii="Arial" w:hAnsi="Arial" w:cs="Arial"/>
          <w:sz w:val="24"/>
          <w:szCs w:val="24"/>
          <w:vertAlign w:val="superscript"/>
        </w:rPr>
        <w:footnoteReference w:id="3"/>
      </w:r>
      <w:r w:rsidRPr="00810166">
        <w:rPr>
          <w:rFonts w:ascii="Arial" w:hAnsi="Arial" w:cs="Arial"/>
          <w:sz w:val="24"/>
          <w:szCs w:val="24"/>
          <w:vertAlign w:val="superscript"/>
        </w:rPr>
        <w:t xml:space="preserve"> </w:t>
      </w:r>
    </w:p>
    <w:p w14:paraId="113C25EB" w14:textId="77777777" w:rsidR="003F6B42" w:rsidRPr="00810166" w:rsidRDefault="003F6B42" w:rsidP="003F6B42">
      <w:pPr>
        <w:pStyle w:val="Sinespaciado"/>
        <w:jc w:val="both"/>
        <w:rPr>
          <w:rFonts w:ascii="Arial" w:hAnsi="Arial" w:cs="Arial"/>
          <w:sz w:val="24"/>
          <w:szCs w:val="24"/>
        </w:rPr>
      </w:pPr>
    </w:p>
    <w:p w14:paraId="4B8763A4" w14:textId="77777777" w:rsidR="003F6B42" w:rsidRPr="00810166" w:rsidRDefault="003F6B42" w:rsidP="003F6B42">
      <w:pPr>
        <w:pStyle w:val="Sinespaciado"/>
        <w:numPr>
          <w:ilvl w:val="0"/>
          <w:numId w:val="60"/>
        </w:numPr>
        <w:jc w:val="both"/>
        <w:rPr>
          <w:rFonts w:ascii="Arial" w:hAnsi="Arial" w:cs="Arial"/>
          <w:sz w:val="24"/>
          <w:szCs w:val="24"/>
        </w:rPr>
      </w:pPr>
      <w:r w:rsidRPr="00810166">
        <w:rPr>
          <w:rFonts w:ascii="Arial" w:hAnsi="Arial" w:cs="Arial"/>
          <w:b/>
          <w:bCs/>
          <w:sz w:val="24"/>
          <w:szCs w:val="24"/>
        </w:rPr>
        <w:t>El desarrollo experimental:</w:t>
      </w:r>
      <w:r w:rsidRPr="00810166">
        <w:rPr>
          <w:rFonts w:ascii="Arial" w:hAnsi="Arial" w:cs="Arial"/>
          <w:sz w:val="24"/>
          <w:szCs w:val="24"/>
        </w:rPr>
        <w:t xml:space="preserve"> consiste en trabajos sistemáticos que aprovechan los conocimientos existentes obtenidos de la investigación y/o la experiencia práctica, y está dirigido a la producción de nuevos materiales, productos o dispositivos; a la puesta en marcha de nuevos procesos, sistemas y servicios, o a la mejora sustancial de los ya existentes.</w:t>
      </w:r>
      <w:r w:rsidRPr="00810166">
        <w:rPr>
          <w:rFonts w:ascii="Arial" w:hAnsi="Arial" w:cs="Arial"/>
          <w:sz w:val="24"/>
          <w:szCs w:val="24"/>
          <w:vertAlign w:val="superscript"/>
        </w:rPr>
        <w:footnoteReference w:id="4"/>
      </w:r>
    </w:p>
    <w:p w14:paraId="2406580E" w14:textId="77777777" w:rsidR="003F6B42" w:rsidRPr="00810166" w:rsidRDefault="003F6B42" w:rsidP="003F6B42">
      <w:pPr>
        <w:pStyle w:val="Sinespaciado"/>
        <w:jc w:val="both"/>
        <w:rPr>
          <w:rFonts w:ascii="Arial" w:hAnsi="Arial" w:cs="Arial"/>
          <w:sz w:val="24"/>
          <w:szCs w:val="24"/>
        </w:rPr>
      </w:pPr>
    </w:p>
    <w:p w14:paraId="466F23ED" w14:textId="61F7C315" w:rsidR="003F6B42" w:rsidRPr="003F6B42" w:rsidRDefault="003F6B42" w:rsidP="00D10341">
      <w:pPr>
        <w:pStyle w:val="Prrafodelista"/>
        <w:numPr>
          <w:ilvl w:val="0"/>
          <w:numId w:val="60"/>
        </w:numPr>
        <w:jc w:val="both"/>
        <w:rPr>
          <w:rFonts w:ascii="Arial" w:hAnsi="Arial" w:cs="Arial"/>
          <w:sz w:val="24"/>
          <w:szCs w:val="24"/>
        </w:rPr>
      </w:pPr>
      <w:r w:rsidRPr="003F6B42">
        <w:rPr>
          <w:rFonts w:ascii="Arial" w:hAnsi="Arial" w:cs="Arial"/>
          <w:b/>
          <w:bCs/>
          <w:sz w:val="24"/>
          <w:szCs w:val="24"/>
        </w:rPr>
        <w:t xml:space="preserve">Proyecto: </w:t>
      </w:r>
      <w:r w:rsidRPr="003F6B42">
        <w:rPr>
          <w:rFonts w:ascii="Arial" w:hAnsi="Arial" w:cs="Arial"/>
          <w:sz w:val="24"/>
          <w:szCs w:val="24"/>
        </w:rPr>
        <w:t>Consiste en un conjunto de actividades interrelacionadas y coordinadas, orientadas a resolver un problema, satisfacer una necesidad o modificar una situación que contribuya a mejorar el uso de los recursos, la prestación del servicio, o el cumplimiento de los objetivos misionales del instituto.</w:t>
      </w:r>
    </w:p>
    <w:p w14:paraId="30C2183C" w14:textId="77777777" w:rsidR="003F6B42" w:rsidRPr="00810166" w:rsidRDefault="003F6B42" w:rsidP="003F6B42">
      <w:pPr>
        <w:pStyle w:val="Sinespaciado"/>
        <w:numPr>
          <w:ilvl w:val="0"/>
          <w:numId w:val="60"/>
        </w:numPr>
        <w:jc w:val="both"/>
        <w:rPr>
          <w:rFonts w:ascii="Arial" w:hAnsi="Arial" w:cs="Arial"/>
          <w:sz w:val="24"/>
          <w:szCs w:val="24"/>
        </w:rPr>
      </w:pPr>
      <w:r w:rsidRPr="00810166">
        <w:rPr>
          <w:rFonts w:ascii="Arial" w:hAnsi="Arial" w:cs="Arial"/>
          <w:b/>
          <w:bCs/>
          <w:sz w:val="24"/>
          <w:szCs w:val="24"/>
        </w:rPr>
        <w:t>La innovación</w:t>
      </w:r>
      <w:r w:rsidRPr="00810166">
        <w:rPr>
          <w:rFonts w:ascii="Arial" w:hAnsi="Arial" w:cs="Arial"/>
          <w:sz w:val="24"/>
          <w:szCs w:val="24"/>
        </w:rPr>
        <w:t>: según la OCDE, es la implementación de un producto o servicio nuevo o significativamente mejorado, o un proceso o un método de marketing u organizacional en prácticas de negocios, organización del trabajo o relaciones externas.</w:t>
      </w:r>
      <w:r w:rsidRPr="00810166">
        <w:rPr>
          <w:rFonts w:ascii="Arial" w:hAnsi="Arial" w:cs="Arial"/>
          <w:sz w:val="24"/>
          <w:szCs w:val="24"/>
          <w:vertAlign w:val="superscript"/>
        </w:rPr>
        <w:footnoteReference w:id="5"/>
      </w:r>
    </w:p>
    <w:p w14:paraId="2128872C" w14:textId="77777777" w:rsidR="003F6B42" w:rsidRPr="00810166" w:rsidRDefault="003F6B42" w:rsidP="003F6B42">
      <w:pPr>
        <w:pStyle w:val="Sinespaciado"/>
        <w:jc w:val="both"/>
        <w:rPr>
          <w:rFonts w:ascii="Arial" w:hAnsi="Arial" w:cs="Arial"/>
          <w:sz w:val="24"/>
          <w:szCs w:val="24"/>
        </w:rPr>
      </w:pPr>
    </w:p>
    <w:p w14:paraId="2AD66081" w14:textId="77777777" w:rsidR="003F6B42" w:rsidRPr="00810166" w:rsidRDefault="003F6B42" w:rsidP="003F6B42">
      <w:pPr>
        <w:pStyle w:val="Sinespaciado"/>
        <w:numPr>
          <w:ilvl w:val="0"/>
          <w:numId w:val="60"/>
        </w:numPr>
        <w:jc w:val="both"/>
        <w:rPr>
          <w:rFonts w:ascii="Arial" w:hAnsi="Arial" w:cs="Arial"/>
          <w:sz w:val="24"/>
          <w:szCs w:val="24"/>
        </w:rPr>
      </w:pPr>
      <w:r w:rsidRPr="00810166">
        <w:rPr>
          <w:rFonts w:ascii="Arial" w:hAnsi="Arial" w:cs="Arial"/>
          <w:b/>
          <w:bCs/>
          <w:sz w:val="24"/>
          <w:szCs w:val="24"/>
        </w:rPr>
        <w:t>La producción de conocimiento:</w:t>
      </w:r>
      <w:r w:rsidRPr="00810166">
        <w:rPr>
          <w:rFonts w:ascii="Arial" w:hAnsi="Arial" w:cs="Arial"/>
          <w:sz w:val="24"/>
          <w:szCs w:val="24"/>
        </w:rPr>
        <w:t xml:space="preserve"> se basa en la Tipología de productos resultado de las actividades de los Grupos de Investigación, desarrollo tecnológico o de innovación del Sistema Nacional de Ciencia, Tecnología e Innovación de </w:t>
      </w:r>
      <w:proofErr w:type="spellStart"/>
      <w:r w:rsidRPr="00810166">
        <w:rPr>
          <w:rFonts w:ascii="Arial" w:hAnsi="Arial" w:cs="Arial"/>
          <w:sz w:val="24"/>
          <w:szCs w:val="24"/>
        </w:rPr>
        <w:t>minciencias</w:t>
      </w:r>
      <w:proofErr w:type="spellEnd"/>
      <w:r w:rsidRPr="00810166">
        <w:rPr>
          <w:rFonts w:ascii="Arial" w:hAnsi="Arial" w:cs="Arial"/>
          <w:sz w:val="24"/>
          <w:szCs w:val="24"/>
        </w:rPr>
        <w:t>; donde se clasifican en cinco (5) grandes tipos:</w:t>
      </w:r>
    </w:p>
    <w:p w14:paraId="7D40ED35" w14:textId="5670F9E7" w:rsidR="003F6B42" w:rsidRPr="00810166" w:rsidRDefault="003F6B42" w:rsidP="003F6B42">
      <w:pPr>
        <w:pStyle w:val="Sinespaciado"/>
        <w:ind w:left="720"/>
        <w:jc w:val="both"/>
        <w:rPr>
          <w:rFonts w:ascii="Arial" w:hAnsi="Arial" w:cs="Arial"/>
          <w:sz w:val="24"/>
          <w:szCs w:val="24"/>
        </w:rPr>
      </w:pPr>
      <w:r>
        <w:rPr>
          <w:rFonts w:ascii="Arial" w:hAnsi="Arial" w:cs="Arial"/>
          <w:sz w:val="24"/>
          <w:szCs w:val="24"/>
        </w:rPr>
        <w:t>-</w:t>
      </w:r>
      <w:r w:rsidRPr="00810166">
        <w:rPr>
          <w:rFonts w:ascii="Arial" w:hAnsi="Arial" w:cs="Arial"/>
          <w:sz w:val="24"/>
          <w:szCs w:val="24"/>
        </w:rPr>
        <w:t>Productos resultados de actividades de generación de nuevo conocimiento.</w:t>
      </w:r>
    </w:p>
    <w:p w14:paraId="2F687C30" w14:textId="47300329" w:rsidR="003F6B42" w:rsidRDefault="003F6B42" w:rsidP="003F6B42">
      <w:pPr>
        <w:pStyle w:val="Sinespaciado"/>
        <w:ind w:left="720"/>
        <w:jc w:val="both"/>
        <w:rPr>
          <w:rFonts w:ascii="Arial" w:hAnsi="Arial" w:cs="Arial"/>
          <w:sz w:val="24"/>
          <w:szCs w:val="24"/>
        </w:rPr>
      </w:pPr>
      <w:r>
        <w:rPr>
          <w:rFonts w:ascii="Arial" w:hAnsi="Arial" w:cs="Arial"/>
          <w:sz w:val="24"/>
          <w:szCs w:val="24"/>
        </w:rPr>
        <w:t>-</w:t>
      </w:r>
      <w:r w:rsidRPr="00810166">
        <w:rPr>
          <w:rFonts w:ascii="Arial" w:hAnsi="Arial" w:cs="Arial"/>
          <w:sz w:val="24"/>
          <w:szCs w:val="24"/>
        </w:rPr>
        <w:t>Productos resultados de actividades de desarrollo tecnológico e innovación.</w:t>
      </w:r>
    </w:p>
    <w:p w14:paraId="251D1727" w14:textId="17F6197C" w:rsidR="003F6B42" w:rsidRPr="003F6B42" w:rsidRDefault="003F6B42" w:rsidP="003F6B42">
      <w:pPr>
        <w:pStyle w:val="Sinespaciado"/>
        <w:ind w:left="720"/>
        <w:jc w:val="both"/>
        <w:rPr>
          <w:rFonts w:ascii="Arial" w:hAnsi="Arial" w:cs="Arial"/>
          <w:sz w:val="24"/>
          <w:szCs w:val="24"/>
        </w:rPr>
      </w:pPr>
      <w:r>
        <w:rPr>
          <w:rFonts w:ascii="Arial" w:hAnsi="Arial" w:cs="Arial"/>
          <w:sz w:val="24"/>
          <w:szCs w:val="24"/>
        </w:rPr>
        <w:t>-</w:t>
      </w:r>
      <w:r w:rsidRPr="003F6B42">
        <w:rPr>
          <w:rFonts w:ascii="Arial" w:hAnsi="Arial" w:cs="Arial"/>
          <w:sz w:val="24"/>
          <w:szCs w:val="24"/>
        </w:rPr>
        <w:t>Productos resultados de actividades de apropiación social del conocimiento.</w:t>
      </w:r>
    </w:p>
    <w:p w14:paraId="680DFA59" w14:textId="573C5880" w:rsidR="003F6B42" w:rsidRPr="00810166" w:rsidRDefault="003F6B42" w:rsidP="003F6B42">
      <w:pPr>
        <w:pStyle w:val="Sinespaciado"/>
        <w:ind w:left="720"/>
        <w:jc w:val="both"/>
        <w:rPr>
          <w:rFonts w:ascii="Arial" w:hAnsi="Arial" w:cs="Arial"/>
          <w:sz w:val="24"/>
          <w:szCs w:val="24"/>
        </w:rPr>
      </w:pPr>
      <w:r>
        <w:rPr>
          <w:rFonts w:ascii="Arial" w:hAnsi="Arial" w:cs="Arial"/>
          <w:sz w:val="24"/>
          <w:szCs w:val="24"/>
        </w:rPr>
        <w:t>-</w:t>
      </w:r>
      <w:r w:rsidRPr="00810166">
        <w:rPr>
          <w:rFonts w:ascii="Arial" w:hAnsi="Arial" w:cs="Arial"/>
          <w:sz w:val="24"/>
          <w:szCs w:val="24"/>
        </w:rPr>
        <w:t>Productos resultados de actividades de Divulgación Pública de la Ciencia.</w:t>
      </w:r>
    </w:p>
    <w:p w14:paraId="7B4A1799" w14:textId="411C1804" w:rsidR="003F6B42" w:rsidRPr="00810166" w:rsidRDefault="003F6B42" w:rsidP="003F6B42">
      <w:pPr>
        <w:pStyle w:val="Sinespaciado"/>
        <w:ind w:left="720"/>
        <w:jc w:val="both"/>
        <w:rPr>
          <w:rFonts w:ascii="Arial" w:hAnsi="Arial" w:cs="Arial"/>
          <w:sz w:val="24"/>
          <w:szCs w:val="24"/>
        </w:rPr>
      </w:pPr>
      <w:r>
        <w:rPr>
          <w:rFonts w:ascii="Arial" w:hAnsi="Arial" w:cs="Arial"/>
          <w:sz w:val="24"/>
          <w:szCs w:val="24"/>
        </w:rPr>
        <w:t>-</w:t>
      </w:r>
      <w:r w:rsidRPr="00810166">
        <w:rPr>
          <w:rFonts w:ascii="Arial" w:hAnsi="Arial" w:cs="Arial"/>
          <w:sz w:val="24"/>
          <w:szCs w:val="24"/>
        </w:rPr>
        <w:t xml:space="preserve">Productos de actividades relacionadas con la Formación de Recurso Humano en </w:t>
      </w:r>
      <w:proofErr w:type="spellStart"/>
      <w:r w:rsidRPr="00810166">
        <w:rPr>
          <w:rFonts w:ascii="Arial" w:hAnsi="Arial" w:cs="Arial"/>
          <w:sz w:val="24"/>
          <w:szCs w:val="24"/>
        </w:rPr>
        <w:t>CTeI</w:t>
      </w:r>
      <w:proofErr w:type="spellEnd"/>
      <w:r w:rsidRPr="00810166">
        <w:rPr>
          <w:rFonts w:ascii="Arial" w:hAnsi="Arial" w:cs="Arial"/>
          <w:sz w:val="24"/>
          <w:szCs w:val="24"/>
        </w:rPr>
        <w:t>.</w:t>
      </w:r>
      <w:r w:rsidRPr="00810166">
        <w:rPr>
          <w:rFonts w:ascii="Arial" w:hAnsi="Arial" w:cs="Arial"/>
          <w:sz w:val="24"/>
          <w:szCs w:val="24"/>
          <w:vertAlign w:val="superscript"/>
        </w:rPr>
        <w:footnoteReference w:id="6"/>
      </w:r>
    </w:p>
    <w:p w14:paraId="64783EAB" w14:textId="77777777" w:rsidR="003F6B42" w:rsidRPr="00810166" w:rsidRDefault="003F6B42" w:rsidP="003F6B42">
      <w:pPr>
        <w:pStyle w:val="Sinespaciado"/>
        <w:ind w:left="720"/>
        <w:jc w:val="both"/>
        <w:rPr>
          <w:rFonts w:ascii="Arial" w:hAnsi="Arial" w:cs="Arial"/>
          <w:sz w:val="24"/>
          <w:szCs w:val="24"/>
        </w:rPr>
      </w:pPr>
    </w:p>
    <w:p w14:paraId="74090A26" w14:textId="77777777" w:rsidR="003F6B42" w:rsidRPr="00810166" w:rsidRDefault="003F6B42" w:rsidP="003F6B42">
      <w:pPr>
        <w:pStyle w:val="Sinespaciado"/>
        <w:numPr>
          <w:ilvl w:val="0"/>
          <w:numId w:val="60"/>
        </w:numPr>
        <w:jc w:val="both"/>
        <w:rPr>
          <w:rFonts w:ascii="Arial" w:hAnsi="Arial" w:cs="Arial"/>
          <w:sz w:val="24"/>
          <w:szCs w:val="24"/>
        </w:rPr>
      </w:pPr>
      <w:r w:rsidRPr="00810166">
        <w:rPr>
          <w:rFonts w:ascii="Arial" w:hAnsi="Arial" w:cs="Arial"/>
          <w:b/>
          <w:bCs/>
          <w:sz w:val="24"/>
          <w:szCs w:val="24"/>
        </w:rPr>
        <w:t>Las líneas de investigación:</w:t>
      </w:r>
      <w:r w:rsidRPr="00810166">
        <w:rPr>
          <w:rFonts w:ascii="Arial" w:hAnsi="Arial" w:cs="Arial"/>
          <w:sz w:val="24"/>
          <w:szCs w:val="24"/>
        </w:rPr>
        <w:t xml:space="preserve"> son un enfoque estructurado y sistemático que orienta esfuerzos colaborativos para abordar problemáticas educativas específicas, facilitando el desarrollo del conocimiento a través de una investigación exhaustiva. Estas líneas se componen de problemas específicos, referentes teóricos, métodos de investigación e hipótesis, cuyo </w:t>
      </w:r>
      <w:r w:rsidRPr="00810166">
        <w:rPr>
          <w:rFonts w:ascii="Arial" w:hAnsi="Arial" w:cs="Arial"/>
          <w:sz w:val="24"/>
          <w:szCs w:val="24"/>
        </w:rPr>
        <w:lastRenderedPageBreak/>
        <w:t>desarrollo permite generar nuevos conocimientos teóricos y metodológicos. Al ser un campo organizado, las líneas de investigación buscan resolver desafíos educativos, impactando tanto en la sociedad en general como en contextos más específicos, como la región, la institución y el aula, mejorando la comprensión y la práctica educativa</w:t>
      </w:r>
      <w:r w:rsidRPr="00810166">
        <w:rPr>
          <w:rStyle w:val="Refdenotaalpie"/>
          <w:rFonts w:ascii="Arial" w:hAnsi="Arial" w:cs="Arial"/>
          <w:sz w:val="24"/>
          <w:szCs w:val="24"/>
        </w:rPr>
        <w:footnoteReference w:id="7"/>
      </w:r>
    </w:p>
    <w:p w14:paraId="19D74074" w14:textId="77777777" w:rsidR="003F6B42" w:rsidRPr="00810166" w:rsidRDefault="003F6B42" w:rsidP="003F6B42">
      <w:pPr>
        <w:pStyle w:val="Sinespaciado"/>
        <w:jc w:val="both"/>
        <w:rPr>
          <w:rFonts w:ascii="Arial" w:hAnsi="Arial" w:cs="Arial"/>
          <w:sz w:val="24"/>
          <w:szCs w:val="24"/>
        </w:rPr>
      </w:pPr>
    </w:p>
    <w:p w14:paraId="71D0644D" w14:textId="77777777" w:rsidR="003F6B42" w:rsidRPr="00810166" w:rsidRDefault="003F6B42" w:rsidP="003F6B42">
      <w:pPr>
        <w:pStyle w:val="Sinespaciado"/>
        <w:numPr>
          <w:ilvl w:val="0"/>
          <w:numId w:val="60"/>
        </w:numPr>
        <w:jc w:val="both"/>
        <w:rPr>
          <w:rFonts w:ascii="Arial" w:hAnsi="Arial" w:cs="Arial"/>
          <w:sz w:val="24"/>
          <w:szCs w:val="24"/>
        </w:rPr>
      </w:pPr>
      <w:r w:rsidRPr="00810166">
        <w:rPr>
          <w:rFonts w:ascii="Arial" w:hAnsi="Arial" w:cs="Arial"/>
          <w:b/>
          <w:bCs/>
          <w:sz w:val="24"/>
          <w:szCs w:val="24"/>
        </w:rPr>
        <w:t>Investigador:</w:t>
      </w:r>
      <w:r w:rsidRPr="00810166">
        <w:rPr>
          <w:rFonts w:ascii="Arial" w:hAnsi="Arial" w:cs="Arial"/>
          <w:sz w:val="24"/>
          <w:szCs w:val="24"/>
        </w:rPr>
        <w:t xml:space="preserve"> Profesor cuya hoja de vida (</w:t>
      </w:r>
      <w:proofErr w:type="spellStart"/>
      <w:r w:rsidRPr="00810166">
        <w:rPr>
          <w:rFonts w:ascii="Arial" w:hAnsi="Arial" w:cs="Arial"/>
          <w:sz w:val="24"/>
          <w:szCs w:val="24"/>
        </w:rPr>
        <w:t>CvLAC</w:t>
      </w:r>
      <w:proofErr w:type="spellEnd"/>
      <w:r w:rsidRPr="00810166">
        <w:rPr>
          <w:rFonts w:ascii="Arial" w:hAnsi="Arial" w:cs="Arial"/>
          <w:sz w:val="24"/>
          <w:szCs w:val="24"/>
        </w:rPr>
        <w:t xml:space="preserve">) ha sido reconocida por sus aportes individuales a la </w:t>
      </w:r>
      <w:proofErr w:type="spellStart"/>
      <w:r w:rsidRPr="00810166">
        <w:rPr>
          <w:rFonts w:ascii="Arial" w:hAnsi="Arial" w:cs="Arial"/>
          <w:sz w:val="24"/>
          <w:szCs w:val="24"/>
        </w:rPr>
        <w:t>CTeI</w:t>
      </w:r>
      <w:proofErr w:type="spellEnd"/>
      <w:r w:rsidRPr="00810166">
        <w:rPr>
          <w:rFonts w:ascii="Arial" w:hAnsi="Arial" w:cs="Arial"/>
          <w:sz w:val="24"/>
          <w:szCs w:val="24"/>
        </w:rPr>
        <w:t xml:space="preserve"> de acuerdo con el cumplimiento de una serie de requerimientos respecto de su formación académica; de su producción académica/científica/social; y de su apoyo en la formación de recurso humano para la investigación y la extensión. Los Investigadores pueden ser reconocidos por el </w:t>
      </w:r>
      <w:proofErr w:type="spellStart"/>
      <w:r w:rsidRPr="00810166">
        <w:rPr>
          <w:rFonts w:ascii="Arial" w:hAnsi="Arial" w:cs="Arial"/>
          <w:sz w:val="24"/>
          <w:szCs w:val="24"/>
        </w:rPr>
        <w:t>Minciencias</w:t>
      </w:r>
      <w:proofErr w:type="spellEnd"/>
      <w:r w:rsidRPr="00810166">
        <w:rPr>
          <w:rFonts w:ascii="Arial" w:hAnsi="Arial" w:cs="Arial"/>
          <w:sz w:val="24"/>
          <w:szCs w:val="24"/>
        </w:rPr>
        <w:t xml:space="preserve"> en cuatro tipos, Eméritos, Sénior, Asociados y Junior.</w:t>
      </w:r>
    </w:p>
    <w:p w14:paraId="62A4C6B8" w14:textId="77777777" w:rsidR="003F6B42" w:rsidRPr="00810166" w:rsidRDefault="003F6B42" w:rsidP="003F6B42">
      <w:pPr>
        <w:pStyle w:val="Sinespaciado"/>
        <w:jc w:val="both"/>
        <w:rPr>
          <w:rFonts w:ascii="Arial" w:hAnsi="Arial" w:cs="Arial"/>
          <w:sz w:val="24"/>
          <w:szCs w:val="24"/>
        </w:rPr>
      </w:pPr>
    </w:p>
    <w:p w14:paraId="66687EA5" w14:textId="77777777" w:rsidR="003F6B42" w:rsidRPr="00810166" w:rsidRDefault="003F6B42" w:rsidP="003F6B42">
      <w:pPr>
        <w:pStyle w:val="Sinespaciado"/>
        <w:numPr>
          <w:ilvl w:val="0"/>
          <w:numId w:val="60"/>
        </w:numPr>
        <w:jc w:val="both"/>
        <w:rPr>
          <w:rFonts w:ascii="Arial" w:hAnsi="Arial" w:cs="Arial"/>
          <w:sz w:val="24"/>
          <w:szCs w:val="24"/>
        </w:rPr>
      </w:pPr>
      <w:r w:rsidRPr="00810166">
        <w:rPr>
          <w:rFonts w:ascii="Arial" w:hAnsi="Arial" w:cs="Arial"/>
          <w:b/>
          <w:bCs/>
          <w:sz w:val="24"/>
          <w:szCs w:val="24"/>
        </w:rPr>
        <w:t>Grupo de Investigación:</w:t>
      </w:r>
      <w:r w:rsidRPr="00810166">
        <w:rPr>
          <w:rFonts w:ascii="Arial" w:hAnsi="Arial" w:cs="Arial"/>
          <w:sz w:val="24"/>
          <w:szCs w:val="24"/>
        </w:rPr>
        <w:t xml:space="preserve"> Se entiende como Grupo de Investigación, Desarrollo Tecnológico o de Innovación “al conjunto de personas que interactúan para investigar y generar productos de conocimiento en uno o varios temas, de acuerdo con un plan de trabajo de corto, mediano o largo plazo (tendiente a la solución de un problema)”. Un grupo es reconocido como tal, siempre que demuestre continuamente resultados verificables, derivados de proyectos y de otras actividades procedentes de su plan de trabajo.</w:t>
      </w:r>
    </w:p>
    <w:p w14:paraId="0EFFA441" w14:textId="77777777" w:rsidR="003F6B42" w:rsidRDefault="003F6B42" w:rsidP="003F6B42">
      <w:pPr>
        <w:spacing w:after="0" w:line="240" w:lineRule="auto"/>
        <w:jc w:val="both"/>
        <w:rPr>
          <w:rFonts w:ascii="Arial" w:hAnsi="Arial" w:cs="Arial"/>
          <w:b/>
          <w:bCs/>
        </w:rPr>
      </w:pPr>
    </w:p>
    <w:p w14:paraId="5CC5E5AC" w14:textId="77777777" w:rsidR="003F6B42" w:rsidRPr="00B61004" w:rsidRDefault="003F6B42" w:rsidP="003F6B42">
      <w:pPr>
        <w:spacing w:after="0" w:line="240" w:lineRule="auto"/>
        <w:jc w:val="both"/>
        <w:rPr>
          <w:rFonts w:ascii="Arial" w:hAnsi="Arial" w:cs="Arial"/>
          <w:lang w:val="es-ES" w:eastAsia="es-ES"/>
        </w:rPr>
      </w:pPr>
    </w:p>
    <w:p w14:paraId="0D0F1277" w14:textId="0ADF13BB" w:rsidR="003F6B42" w:rsidRDefault="003F6B42" w:rsidP="003F6B42">
      <w:pPr>
        <w:pStyle w:val="Sinespaciado"/>
        <w:jc w:val="both"/>
        <w:rPr>
          <w:rFonts w:ascii="Arial" w:hAnsi="Arial" w:cs="Arial"/>
          <w:sz w:val="24"/>
          <w:szCs w:val="24"/>
        </w:rPr>
      </w:pPr>
      <w:r w:rsidRPr="00B61004">
        <w:rPr>
          <w:rFonts w:ascii="Arial" w:hAnsi="Arial" w:cs="Arial"/>
          <w:b/>
        </w:rPr>
        <w:t>ARTICULO CUARTO</w:t>
      </w:r>
      <w:r>
        <w:rPr>
          <w:rFonts w:ascii="Arial" w:hAnsi="Arial" w:cs="Arial"/>
          <w:b/>
        </w:rPr>
        <w:t xml:space="preserve">. </w:t>
      </w:r>
      <w:r w:rsidRPr="00810166">
        <w:rPr>
          <w:rFonts w:ascii="Arial" w:hAnsi="Arial" w:cs="Arial"/>
          <w:b/>
          <w:bCs/>
          <w:sz w:val="24"/>
          <w:szCs w:val="24"/>
        </w:rPr>
        <w:t>PRINCIPIOS DEL SISTEMA DE INVESTIGACIÓN INSTITUCIONAL.</w:t>
      </w:r>
      <w:r>
        <w:rPr>
          <w:rFonts w:ascii="Arial" w:hAnsi="Arial" w:cs="Arial"/>
          <w:b/>
          <w:bCs/>
          <w:sz w:val="24"/>
          <w:szCs w:val="24"/>
        </w:rPr>
        <w:t xml:space="preserve"> </w:t>
      </w:r>
      <w:r w:rsidRPr="00810166">
        <w:rPr>
          <w:rFonts w:ascii="Arial" w:hAnsi="Arial" w:cs="Arial"/>
          <w:sz w:val="24"/>
          <w:szCs w:val="24"/>
        </w:rPr>
        <w:t>El Sistema de Investigación Institucional se sustenta, además de los principios institucionales, en los siguientes:</w:t>
      </w:r>
    </w:p>
    <w:p w14:paraId="6DD0BE87" w14:textId="3B974BBE" w:rsidR="003F6B42" w:rsidRPr="003F6B42" w:rsidRDefault="003F6B42" w:rsidP="003F6B42">
      <w:pPr>
        <w:pStyle w:val="Sinespaciado"/>
        <w:numPr>
          <w:ilvl w:val="0"/>
          <w:numId w:val="61"/>
        </w:numPr>
        <w:jc w:val="both"/>
        <w:rPr>
          <w:rFonts w:ascii="Arial" w:hAnsi="Arial" w:cs="Arial"/>
          <w:sz w:val="24"/>
          <w:szCs w:val="24"/>
        </w:rPr>
      </w:pPr>
      <w:r w:rsidRPr="003F6B42">
        <w:rPr>
          <w:rFonts w:ascii="Arial" w:hAnsi="Arial" w:cs="Arial"/>
          <w:sz w:val="24"/>
          <w:szCs w:val="24"/>
        </w:rPr>
        <w:t>Generación de conocimiento.</w:t>
      </w:r>
    </w:p>
    <w:p w14:paraId="7C2A29CA" w14:textId="0AC81102" w:rsidR="003F6B42" w:rsidRPr="003F6B42" w:rsidRDefault="003F6B42" w:rsidP="003F6B42">
      <w:pPr>
        <w:pStyle w:val="Sinespaciado"/>
        <w:numPr>
          <w:ilvl w:val="0"/>
          <w:numId w:val="61"/>
        </w:numPr>
        <w:jc w:val="both"/>
        <w:rPr>
          <w:rFonts w:ascii="Arial" w:hAnsi="Arial" w:cs="Arial"/>
          <w:sz w:val="24"/>
          <w:szCs w:val="24"/>
        </w:rPr>
      </w:pPr>
      <w:r w:rsidRPr="003F6B42">
        <w:rPr>
          <w:rFonts w:ascii="Arial" w:hAnsi="Arial" w:cs="Arial"/>
          <w:sz w:val="24"/>
          <w:szCs w:val="24"/>
        </w:rPr>
        <w:t>La Innovación y creatividad.</w:t>
      </w:r>
    </w:p>
    <w:p w14:paraId="7892282F" w14:textId="355C2D7D" w:rsidR="003F6B42" w:rsidRPr="003F6B42" w:rsidRDefault="003F6B42" w:rsidP="003F6B42">
      <w:pPr>
        <w:pStyle w:val="Sinespaciado"/>
        <w:numPr>
          <w:ilvl w:val="0"/>
          <w:numId w:val="61"/>
        </w:numPr>
        <w:jc w:val="both"/>
        <w:rPr>
          <w:rFonts w:ascii="Arial" w:hAnsi="Arial" w:cs="Arial"/>
          <w:sz w:val="24"/>
          <w:szCs w:val="24"/>
        </w:rPr>
      </w:pPr>
      <w:r w:rsidRPr="003F6B42">
        <w:rPr>
          <w:rFonts w:ascii="Arial" w:hAnsi="Arial" w:cs="Arial"/>
          <w:sz w:val="24"/>
          <w:szCs w:val="24"/>
        </w:rPr>
        <w:t>La Transparencia</w:t>
      </w:r>
    </w:p>
    <w:p w14:paraId="1A1C9261" w14:textId="2A79C81B" w:rsidR="003F6B42" w:rsidRPr="003F6B42" w:rsidRDefault="003F6B42" w:rsidP="003F6B42">
      <w:pPr>
        <w:pStyle w:val="Sinespaciado"/>
        <w:numPr>
          <w:ilvl w:val="0"/>
          <w:numId w:val="61"/>
        </w:numPr>
        <w:jc w:val="both"/>
        <w:rPr>
          <w:rFonts w:ascii="Arial" w:hAnsi="Arial" w:cs="Arial"/>
          <w:sz w:val="24"/>
          <w:szCs w:val="24"/>
        </w:rPr>
      </w:pPr>
      <w:r w:rsidRPr="003F6B42">
        <w:rPr>
          <w:rFonts w:ascii="Arial" w:hAnsi="Arial" w:cs="Arial"/>
          <w:sz w:val="24"/>
          <w:szCs w:val="24"/>
        </w:rPr>
        <w:t>La Cooperación Interdisciplinaria e interinstitucional.</w:t>
      </w:r>
    </w:p>
    <w:p w14:paraId="55285E17" w14:textId="6A56A474" w:rsidR="003F6B42" w:rsidRPr="003F6B42" w:rsidRDefault="003F6B42" w:rsidP="003F6B42">
      <w:pPr>
        <w:pStyle w:val="Sinespaciado"/>
        <w:numPr>
          <w:ilvl w:val="0"/>
          <w:numId w:val="61"/>
        </w:numPr>
        <w:jc w:val="both"/>
        <w:rPr>
          <w:rFonts w:ascii="Arial" w:hAnsi="Arial" w:cs="Arial"/>
          <w:sz w:val="24"/>
          <w:szCs w:val="24"/>
        </w:rPr>
      </w:pPr>
      <w:r w:rsidRPr="003F6B42">
        <w:rPr>
          <w:rFonts w:ascii="Arial" w:hAnsi="Arial" w:cs="Arial"/>
          <w:sz w:val="24"/>
          <w:szCs w:val="24"/>
        </w:rPr>
        <w:t>Responsabilidad social</w:t>
      </w:r>
    </w:p>
    <w:p w14:paraId="08AE83CE" w14:textId="43E7F7E6" w:rsidR="003F6B42" w:rsidRPr="003F6B42" w:rsidRDefault="003F6B42" w:rsidP="003F6B42">
      <w:pPr>
        <w:pStyle w:val="Sinespaciado"/>
        <w:numPr>
          <w:ilvl w:val="0"/>
          <w:numId w:val="61"/>
        </w:numPr>
        <w:jc w:val="both"/>
        <w:rPr>
          <w:rFonts w:ascii="Arial" w:hAnsi="Arial" w:cs="Arial"/>
          <w:sz w:val="24"/>
          <w:szCs w:val="24"/>
        </w:rPr>
      </w:pPr>
      <w:r w:rsidRPr="003F6B42">
        <w:rPr>
          <w:rFonts w:ascii="Arial" w:hAnsi="Arial" w:cs="Arial"/>
          <w:sz w:val="24"/>
          <w:szCs w:val="24"/>
        </w:rPr>
        <w:t>Integralidad y pertinencia</w:t>
      </w:r>
    </w:p>
    <w:p w14:paraId="2A033B72" w14:textId="5B2D831D" w:rsidR="003F6B42" w:rsidRPr="003F6B42" w:rsidRDefault="003F6B42" w:rsidP="003F6B42">
      <w:pPr>
        <w:pStyle w:val="Sinespaciado"/>
        <w:numPr>
          <w:ilvl w:val="0"/>
          <w:numId w:val="61"/>
        </w:numPr>
        <w:jc w:val="both"/>
        <w:rPr>
          <w:rFonts w:ascii="Arial" w:hAnsi="Arial" w:cs="Arial"/>
          <w:sz w:val="24"/>
          <w:szCs w:val="24"/>
        </w:rPr>
      </w:pPr>
      <w:r w:rsidRPr="003F6B42">
        <w:rPr>
          <w:rFonts w:ascii="Arial" w:hAnsi="Arial" w:cs="Arial"/>
          <w:sz w:val="24"/>
          <w:szCs w:val="24"/>
        </w:rPr>
        <w:t>Ética y bioética</w:t>
      </w:r>
    </w:p>
    <w:p w14:paraId="7C25F319" w14:textId="6E77F42B" w:rsidR="003F6B42" w:rsidRPr="00810166" w:rsidRDefault="003F6B42" w:rsidP="003F6B42">
      <w:pPr>
        <w:pStyle w:val="Sinespaciado"/>
        <w:numPr>
          <w:ilvl w:val="0"/>
          <w:numId w:val="61"/>
        </w:numPr>
        <w:jc w:val="both"/>
        <w:rPr>
          <w:rFonts w:ascii="Arial" w:hAnsi="Arial" w:cs="Arial"/>
          <w:sz w:val="24"/>
          <w:szCs w:val="24"/>
        </w:rPr>
      </w:pPr>
      <w:r w:rsidRPr="003F6B42">
        <w:rPr>
          <w:rFonts w:ascii="Arial" w:hAnsi="Arial" w:cs="Arial"/>
          <w:sz w:val="24"/>
          <w:szCs w:val="24"/>
        </w:rPr>
        <w:t>Integración investigación-Extensión-Docencia.</w:t>
      </w:r>
    </w:p>
    <w:p w14:paraId="16441209" w14:textId="77777777" w:rsidR="003F6B42" w:rsidRDefault="003F6B42" w:rsidP="003F6B42">
      <w:pPr>
        <w:pStyle w:val="Sinespaciado"/>
        <w:jc w:val="both"/>
        <w:rPr>
          <w:rFonts w:ascii="Arial" w:hAnsi="Arial" w:cs="Arial"/>
          <w:sz w:val="24"/>
          <w:szCs w:val="24"/>
        </w:rPr>
      </w:pPr>
    </w:p>
    <w:p w14:paraId="21F5FB12" w14:textId="46D22505" w:rsidR="003F6B42" w:rsidRPr="00810166" w:rsidRDefault="003F6B42" w:rsidP="003F6B42">
      <w:pPr>
        <w:spacing w:before="100" w:beforeAutospacing="1" w:after="100" w:afterAutospacing="1" w:line="240" w:lineRule="auto"/>
        <w:jc w:val="both"/>
        <w:rPr>
          <w:rFonts w:ascii="Arial" w:hAnsi="Arial" w:cs="Arial"/>
          <w:sz w:val="24"/>
          <w:szCs w:val="24"/>
        </w:rPr>
      </w:pPr>
      <w:r w:rsidRPr="00B61004">
        <w:rPr>
          <w:rFonts w:ascii="Arial" w:hAnsi="Arial" w:cs="Arial"/>
          <w:b/>
          <w:bCs/>
        </w:rPr>
        <w:t>ARTICULO QUINTO</w:t>
      </w:r>
      <w:r>
        <w:rPr>
          <w:rFonts w:ascii="Arial" w:hAnsi="Arial" w:cs="Arial"/>
          <w:b/>
          <w:bCs/>
        </w:rPr>
        <w:t xml:space="preserve">. </w:t>
      </w:r>
      <w:r w:rsidRPr="00810166">
        <w:rPr>
          <w:rFonts w:ascii="Arial" w:hAnsi="Arial" w:cs="Arial"/>
          <w:b/>
          <w:bCs/>
          <w:sz w:val="24"/>
          <w:szCs w:val="24"/>
        </w:rPr>
        <w:t>OBJETIVO GENERAL</w:t>
      </w:r>
      <w:r>
        <w:rPr>
          <w:rFonts w:ascii="Arial" w:hAnsi="Arial" w:cs="Arial"/>
          <w:b/>
          <w:bCs/>
          <w:sz w:val="24"/>
          <w:szCs w:val="24"/>
        </w:rPr>
        <w:t xml:space="preserve">. </w:t>
      </w:r>
      <w:r w:rsidRPr="00810166">
        <w:rPr>
          <w:rFonts w:ascii="Arial" w:hAnsi="Arial" w:cs="Arial"/>
          <w:sz w:val="24"/>
          <w:szCs w:val="24"/>
        </w:rPr>
        <w:t xml:space="preserve">El objetivo del Sistema de Investigación es generar conocimiento científico y tecnológico que contribuya al desarrollo sostenible y el bienestar social a través de la articulación de la </w:t>
      </w:r>
      <w:r w:rsidRPr="00810166">
        <w:rPr>
          <w:rFonts w:ascii="Arial" w:hAnsi="Arial" w:cs="Arial"/>
          <w:sz w:val="24"/>
          <w:szCs w:val="24"/>
        </w:rPr>
        <w:lastRenderedPageBreak/>
        <w:t>investigación, la docencia y la extensión en los programas de formación para fortalecer las capacidades investigativas, tecnológicas y creativas, promoviendo la resolución de problemas del entorno mediante la generación de conocimiento y la innovación, con enfoque en las necesidades y oportunidades identificadas a nivel nacional e internacional.</w:t>
      </w:r>
    </w:p>
    <w:p w14:paraId="74AD9D07" w14:textId="07DEA169" w:rsidR="003F6B42" w:rsidRPr="00810166" w:rsidRDefault="003F6B42" w:rsidP="003F6B42">
      <w:pPr>
        <w:spacing w:before="100" w:beforeAutospacing="1" w:after="100" w:afterAutospacing="1" w:line="240" w:lineRule="auto"/>
        <w:jc w:val="both"/>
        <w:rPr>
          <w:rFonts w:ascii="Arial" w:hAnsi="Arial" w:cs="Arial"/>
          <w:b/>
          <w:bCs/>
          <w:sz w:val="24"/>
          <w:szCs w:val="24"/>
        </w:rPr>
      </w:pPr>
      <w:r w:rsidRPr="00B61004">
        <w:rPr>
          <w:rFonts w:ascii="Arial" w:hAnsi="Arial" w:cs="Arial"/>
          <w:b/>
        </w:rPr>
        <w:t>ARTÍCULO SEXTO</w:t>
      </w:r>
      <w:r>
        <w:rPr>
          <w:rFonts w:ascii="Arial" w:hAnsi="Arial" w:cs="Arial"/>
          <w:b/>
          <w:bCs/>
          <w:sz w:val="24"/>
          <w:szCs w:val="24"/>
        </w:rPr>
        <w:t xml:space="preserve">. </w:t>
      </w:r>
      <w:r w:rsidRPr="00810166">
        <w:rPr>
          <w:rFonts w:ascii="Arial" w:hAnsi="Arial" w:cs="Arial"/>
          <w:b/>
          <w:bCs/>
          <w:sz w:val="24"/>
          <w:szCs w:val="24"/>
        </w:rPr>
        <w:t xml:space="preserve">OBJETIVOS ESPECIFICOS </w:t>
      </w:r>
    </w:p>
    <w:p w14:paraId="436E1E4A" w14:textId="77777777" w:rsidR="003F6B42" w:rsidRPr="00810166" w:rsidRDefault="003F6B42" w:rsidP="003F6B42">
      <w:pPr>
        <w:pStyle w:val="Prrafodelista"/>
        <w:numPr>
          <w:ilvl w:val="0"/>
          <w:numId w:val="62"/>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 xml:space="preserve">Generar y difundir conocimiento científico, tecnológico e I+D+i en las diversas áreas del saber que contribuyan al desarrollo sostenible en los diferentes contextos y al bienestar social. </w:t>
      </w:r>
    </w:p>
    <w:p w14:paraId="728CC363" w14:textId="77777777" w:rsidR="003F6B42" w:rsidRPr="00810166" w:rsidRDefault="003F6B42" w:rsidP="003F6B42">
      <w:pPr>
        <w:pStyle w:val="Prrafodelista"/>
        <w:numPr>
          <w:ilvl w:val="0"/>
          <w:numId w:val="62"/>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 xml:space="preserve">Fomentar el desarrollo de capacidades en formación investigativa y científica, consolidando la formación de investigadores con altos estándares de calidad y compromiso social que promuevan la innovación y transferencia de conocimientos a la sociedad en general y en particular al sector rural. </w:t>
      </w:r>
    </w:p>
    <w:p w14:paraId="1D30AA3F" w14:textId="77777777" w:rsidR="003F6B42" w:rsidRPr="00810166" w:rsidRDefault="003F6B42" w:rsidP="003F6B42">
      <w:pPr>
        <w:pStyle w:val="Prrafodelista"/>
        <w:numPr>
          <w:ilvl w:val="0"/>
          <w:numId w:val="62"/>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Fomentar la formación investigativa y aplicada en los estudiantes mediante la creación y consolidación de semilleros, grupos y líneas de investigación, que promuevan la generación de conocimiento pertinente y la solución de problemáticas sociales, productivas y ambientales de los territorios rurales y urbanos donde la institución tiene presencia.</w:t>
      </w:r>
    </w:p>
    <w:p w14:paraId="6F000156" w14:textId="77777777" w:rsidR="003F6B42" w:rsidRPr="00810166" w:rsidRDefault="003F6B42" w:rsidP="003F6B42">
      <w:pPr>
        <w:pStyle w:val="Prrafodelista"/>
        <w:numPr>
          <w:ilvl w:val="0"/>
          <w:numId w:val="62"/>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Impulsar la generación, visibilidad y aplicación de productos de investigación, gestionando su reconocimiento ante el Sistema Nacional de Ciencia, Tecnología e Innovación, articulando proyectos con los sectores sociales y productivos, y promoviendo eventos institucionales que fortalezcan los vínculos académicos y científicos.</w:t>
      </w:r>
    </w:p>
    <w:p w14:paraId="6E4020E6" w14:textId="1785DE8F" w:rsidR="003F6B42" w:rsidRPr="00810166" w:rsidRDefault="003F6B42" w:rsidP="003F6B42">
      <w:pPr>
        <w:pStyle w:val="Prrafodelista"/>
        <w:numPr>
          <w:ilvl w:val="0"/>
          <w:numId w:val="62"/>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Impulsar la participación institucional en redes, convocatorias y alianzas estratégicas nacionales e internacionales que potencien la producción científica, la innovación y la apropiación social del conocimiento, promoviendo el reconocimiento de la U</w:t>
      </w:r>
      <w:r w:rsidR="00CC4632">
        <w:rPr>
          <w:rFonts w:ascii="Arial" w:hAnsi="Arial" w:cs="Arial"/>
          <w:sz w:val="24"/>
          <w:szCs w:val="24"/>
        </w:rPr>
        <w:t xml:space="preserve">NIRURAL </w:t>
      </w:r>
      <w:r w:rsidRPr="00810166">
        <w:rPr>
          <w:rFonts w:ascii="Arial" w:hAnsi="Arial" w:cs="Arial"/>
          <w:sz w:val="24"/>
          <w:szCs w:val="24"/>
        </w:rPr>
        <w:t>como actor relevante en el desarrollo sostenible y en la transformación social de las regiones priorizadas.</w:t>
      </w:r>
    </w:p>
    <w:p w14:paraId="2D3AFDAF" w14:textId="1528F177" w:rsidR="003F6B42" w:rsidRPr="00810166" w:rsidRDefault="003F6B42" w:rsidP="003F6B42">
      <w:pPr>
        <w:pStyle w:val="Prrafodelista"/>
        <w:numPr>
          <w:ilvl w:val="0"/>
          <w:numId w:val="62"/>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Fortalecer y consolidar la estructura investigativa institucional, mediante la articulación de la docencia, extensión, bienestar y la investigación que contribuyan al mantenimiento y consolidación de los grupos de investigación y la categorización de estos y los investigadores de</w:t>
      </w:r>
      <w:r w:rsidR="00CC4632">
        <w:rPr>
          <w:rFonts w:ascii="Arial" w:hAnsi="Arial" w:cs="Arial"/>
          <w:sz w:val="24"/>
          <w:szCs w:val="24"/>
        </w:rPr>
        <w:t xml:space="preserve"> </w:t>
      </w:r>
      <w:r w:rsidRPr="00810166">
        <w:rPr>
          <w:rFonts w:ascii="Arial" w:hAnsi="Arial" w:cs="Arial"/>
          <w:sz w:val="24"/>
          <w:szCs w:val="24"/>
        </w:rPr>
        <w:t>l</w:t>
      </w:r>
      <w:r w:rsidR="00CC4632">
        <w:rPr>
          <w:rFonts w:ascii="Arial" w:hAnsi="Arial" w:cs="Arial"/>
          <w:sz w:val="24"/>
          <w:szCs w:val="24"/>
        </w:rPr>
        <w:t>a</w:t>
      </w:r>
      <w:r w:rsidRPr="00810166">
        <w:rPr>
          <w:rFonts w:ascii="Arial" w:hAnsi="Arial" w:cs="Arial"/>
          <w:sz w:val="24"/>
          <w:szCs w:val="24"/>
        </w:rPr>
        <w:t xml:space="preserve"> </w:t>
      </w:r>
      <w:r w:rsidR="00CC4632">
        <w:rPr>
          <w:rFonts w:ascii="Arial" w:hAnsi="Arial" w:cs="Arial"/>
          <w:sz w:val="24"/>
          <w:szCs w:val="24"/>
        </w:rPr>
        <w:t>UNIRURAL</w:t>
      </w:r>
      <w:r w:rsidRPr="00810166">
        <w:rPr>
          <w:rFonts w:ascii="Arial" w:hAnsi="Arial" w:cs="Arial"/>
          <w:sz w:val="24"/>
          <w:szCs w:val="24"/>
        </w:rPr>
        <w:t xml:space="preserve">, a través del fortalecimiento de la producción científica institucional y la consolidación de espacios de divulgación. </w:t>
      </w:r>
    </w:p>
    <w:p w14:paraId="4B22EC3A" w14:textId="77777777" w:rsidR="003F6B42" w:rsidRPr="00810166" w:rsidRDefault="003F6B42" w:rsidP="003F6B42">
      <w:pPr>
        <w:pStyle w:val="Prrafodelista"/>
        <w:numPr>
          <w:ilvl w:val="0"/>
          <w:numId w:val="62"/>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 xml:space="preserve">Evaluar el impacto de la producción investigativa a través de los procesos de retroalimentación que contribuyan al mejoramiento de la calidad de la docencia y a la solución de los problemas del contexto. </w:t>
      </w:r>
    </w:p>
    <w:p w14:paraId="486C24EF" w14:textId="15CD5C1E" w:rsidR="003F6B42" w:rsidRPr="00810166" w:rsidRDefault="003F6B42" w:rsidP="003F6B42">
      <w:pPr>
        <w:pStyle w:val="Sinespaciado"/>
        <w:jc w:val="both"/>
        <w:rPr>
          <w:rFonts w:ascii="Arial" w:hAnsi="Arial" w:cs="Arial"/>
          <w:sz w:val="24"/>
          <w:szCs w:val="24"/>
        </w:rPr>
      </w:pPr>
      <w:r w:rsidRPr="00810166">
        <w:rPr>
          <w:rFonts w:ascii="Arial" w:hAnsi="Arial" w:cs="Arial"/>
          <w:sz w:val="24"/>
          <w:szCs w:val="24"/>
        </w:rPr>
        <w:lastRenderedPageBreak/>
        <w:t>Garantizar la aplicación de las políticas de ética, bioética y propiedad intelectual al efectuar el reconocimiento de los servicios y productos desarrollados por las comunidades estudiantiles, profesores, administrativos y graduados de la Institución.</w:t>
      </w:r>
    </w:p>
    <w:p w14:paraId="086EB1C6" w14:textId="4C749C97" w:rsidR="003F6B42" w:rsidRDefault="003F6B42" w:rsidP="003F6B42">
      <w:pPr>
        <w:spacing w:after="0" w:line="240" w:lineRule="auto"/>
        <w:jc w:val="both"/>
        <w:rPr>
          <w:rFonts w:ascii="Arial" w:hAnsi="Arial" w:cs="Arial"/>
          <w:b/>
          <w:bCs/>
        </w:rPr>
      </w:pPr>
    </w:p>
    <w:p w14:paraId="2116BA17" w14:textId="0D18EC0D" w:rsidR="003F6B42" w:rsidRPr="00810166" w:rsidRDefault="003F6B42" w:rsidP="003F6B42">
      <w:pPr>
        <w:spacing w:before="100" w:beforeAutospacing="1" w:after="100" w:afterAutospacing="1" w:line="240" w:lineRule="auto"/>
        <w:jc w:val="both"/>
        <w:rPr>
          <w:rFonts w:ascii="Arial" w:hAnsi="Arial" w:cs="Arial"/>
          <w:b/>
          <w:bCs/>
          <w:sz w:val="24"/>
          <w:szCs w:val="24"/>
        </w:rPr>
      </w:pPr>
      <w:r w:rsidRPr="00B61004">
        <w:rPr>
          <w:rFonts w:ascii="Arial" w:hAnsi="Arial" w:cs="Arial"/>
          <w:b/>
        </w:rPr>
        <w:t>ARTÍCULO SÉPTIMO.</w:t>
      </w:r>
      <w:r w:rsidRPr="003F6B42">
        <w:rPr>
          <w:rFonts w:ascii="Arial" w:hAnsi="Arial" w:cs="Arial"/>
          <w:b/>
          <w:bCs/>
          <w:sz w:val="24"/>
          <w:szCs w:val="24"/>
        </w:rPr>
        <w:t xml:space="preserve"> </w:t>
      </w:r>
      <w:r w:rsidRPr="00810166">
        <w:rPr>
          <w:rFonts w:ascii="Arial" w:hAnsi="Arial" w:cs="Arial"/>
          <w:b/>
          <w:bCs/>
          <w:sz w:val="24"/>
          <w:szCs w:val="24"/>
        </w:rPr>
        <w:t xml:space="preserve">PROPÓSITOS DEL SISTEMA. </w:t>
      </w:r>
    </w:p>
    <w:p w14:paraId="7FEDCBE9" w14:textId="77777777" w:rsidR="003F6B42" w:rsidRPr="00810166" w:rsidRDefault="003F6B42" w:rsidP="003F6B42">
      <w:p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a) Alineación normativa: Las actividades de investigación estarán organizadas conforme a los lineamientos establecidos por la normatividad nacional, las guías técnicas y los sistemas u organismos pertinentes, en concordancia con la misión de la institución como entidad de educación superior.</w:t>
      </w:r>
    </w:p>
    <w:p w14:paraId="60B49564" w14:textId="77777777" w:rsidR="003F6B42" w:rsidRPr="00810166" w:rsidRDefault="003F6B42" w:rsidP="003F6B42">
      <w:p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 xml:space="preserve">b) Diseño de estrategias diferenciadas: Se desarrollarán estrategias específicas para la investigación, adaptadas a los diferentes niveles de formación: técnico, tecnológico y profesional.  A la par, se generarán estrategias para las diferentes modalidades. </w:t>
      </w:r>
    </w:p>
    <w:p w14:paraId="0AD3FEF7" w14:textId="77777777" w:rsidR="003F6B42" w:rsidRPr="00810166" w:rsidRDefault="003F6B42" w:rsidP="003F6B42">
      <w:p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c) Impulso a la investigación aplicada: Se promoverá la investigación aplicada en sectores prioritarios para el desarrollo local y regional, contribuyendo a resolver problemáticas concretas del entorno.</w:t>
      </w:r>
    </w:p>
    <w:p w14:paraId="01E8F0D9" w14:textId="77777777" w:rsidR="003F6B42" w:rsidRPr="00810166" w:rsidRDefault="003F6B42" w:rsidP="003F6B42">
      <w:p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d) Fomento de la interdisciplinariedad: Se incentivará la colaboración entre programas académicos y actores del entorno, fomentando un enfoque interdisciplinario para abordar desafíos complejos.</w:t>
      </w:r>
    </w:p>
    <w:p w14:paraId="606C6143" w14:textId="77777777" w:rsidR="003F6B42" w:rsidRPr="00810166" w:rsidRDefault="003F6B42" w:rsidP="003F6B42">
      <w:p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e) Desarrollo de habilidades estudiantiles: Se estimulará en los estudiantes el pensamiento crítico, el análisis y la creatividad como pilares fundamentales de su formación académica e investigativa.</w:t>
      </w:r>
    </w:p>
    <w:p w14:paraId="38DC3C88" w14:textId="77777777" w:rsidR="003F6B42" w:rsidRPr="00810166" w:rsidRDefault="003F6B42" w:rsidP="003F6B42">
      <w:p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f) Enfoque en soluciones locales y regionales: Se buscará formular soluciones innovadoras, críticas y creativas a las problemáticas del desarrollo local y regional, empleando un enfoque científico e interdisciplinario.</w:t>
      </w:r>
    </w:p>
    <w:p w14:paraId="740AFB2E" w14:textId="77777777" w:rsidR="003F6B42" w:rsidRPr="00810166" w:rsidRDefault="003F6B42" w:rsidP="003F6B42">
      <w:p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g) Gestión estratégica de proyectos: Las iniciativas de investigación y extensión se orientarán hacia la formulación, dirección, ejecución y evaluación de proyectos estratégicos, en colaboración con entidades públicas y privadas del territorio, con el objetivo de potenciar el desarrollo local y regional.</w:t>
      </w:r>
    </w:p>
    <w:p w14:paraId="64530261" w14:textId="77777777" w:rsidR="003F6B42" w:rsidRPr="00810166" w:rsidRDefault="003F6B42" w:rsidP="003F6B42">
      <w:p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h) Contribución a los Objetivos de Desarrollo Sostenible (ODS): Se promoverá la creación e implementación de proyectos alineados con los ODS, diseñando planes de acción integrados con las líneas estratégicas del Plan de Desarrollo Institucional.</w:t>
      </w:r>
    </w:p>
    <w:p w14:paraId="5F8F2804" w14:textId="77777777" w:rsidR="003F6B42" w:rsidRPr="00810166" w:rsidRDefault="003F6B42" w:rsidP="003F6B42">
      <w:p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lastRenderedPageBreak/>
        <w:t xml:space="preserve">i) Enfoque sistémico: Las actividades de investigación operarán bajo la teoría de sistemas, priorizando principios de integración, interacción e integralidad con otros sistemas institucionales, para optimizar recursos y responder eficazmente a la misión institucional. (evaluación del contexto) </w:t>
      </w:r>
    </w:p>
    <w:p w14:paraId="11FF070F" w14:textId="77777777" w:rsidR="003F6B42" w:rsidRPr="00810166" w:rsidRDefault="003F6B42" w:rsidP="003F6B42">
      <w:p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j) Fomento de una cultura investigativa: Se fortalecerán las labores de formación, extensión, bienestar e investigación a través de la producción, apropiación y transferencia de conocimientos, promoviendo una cultura de responsabilidad social y generación de conocimiento contextualizado.</w:t>
      </w:r>
    </w:p>
    <w:p w14:paraId="7FBE899C" w14:textId="77777777" w:rsidR="003F6B42" w:rsidRPr="00810166" w:rsidRDefault="003F6B42" w:rsidP="003F6B42">
      <w:p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 xml:space="preserve">k) Aporte a las políticas para la construcción de paz y bienestar social de las comunidades: Contribuir activamente a la construcción de paz en Colombia mediante procesos de investigación participativa y contextualizada, que genere conocimiento útil para la transformación de los territorios, el fortalecimiento del tejido social y la promoción de la justicia, la equidad y la reconciliación. </w:t>
      </w:r>
    </w:p>
    <w:p w14:paraId="04A8A11D" w14:textId="4BB22A98" w:rsidR="00F53D88" w:rsidRDefault="003F6B42" w:rsidP="003F6B42">
      <w:pPr>
        <w:spacing w:after="0" w:line="240" w:lineRule="auto"/>
        <w:jc w:val="both"/>
        <w:rPr>
          <w:rFonts w:ascii="Arial" w:hAnsi="Arial" w:cs="Arial"/>
          <w:b/>
          <w:bCs/>
        </w:rPr>
      </w:pPr>
      <w:r w:rsidRPr="00810166">
        <w:rPr>
          <w:rFonts w:ascii="Arial" w:hAnsi="Arial" w:cs="Arial"/>
          <w:sz w:val="24"/>
          <w:szCs w:val="24"/>
        </w:rPr>
        <w:t xml:space="preserve">l) Fomentar la internacionalización de la investigación mediante la cooperación científica global en </w:t>
      </w:r>
      <w:proofErr w:type="spellStart"/>
      <w:r w:rsidRPr="00810166">
        <w:rPr>
          <w:rFonts w:ascii="Arial" w:hAnsi="Arial" w:cs="Arial"/>
          <w:sz w:val="24"/>
          <w:szCs w:val="24"/>
        </w:rPr>
        <w:t>CTeI</w:t>
      </w:r>
      <w:proofErr w:type="spellEnd"/>
      <w:r w:rsidRPr="00810166">
        <w:rPr>
          <w:rFonts w:ascii="Arial" w:hAnsi="Arial" w:cs="Arial"/>
          <w:sz w:val="24"/>
          <w:szCs w:val="24"/>
        </w:rPr>
        <w:t>, promoviendo proyectos colaborativos, movilidad académica, visibilidad internacional y políticas que integren capacidades, infraestructura y redes para el desarrollo sostenible.</w:t>
      </w:r>
    </w:p>
    <w:p w14:paraId="4021748D" w14:textId="77777777" w:rsidR="00F53D88" w:rsidRDefault="00F53D88" w:rsidP="00F53D88">
      <w:pPr>
        <w:spacing w:after="0" w:line="240" w:lineRule="auto"/>
        <w:jc w:val="both"/>
        <w:rPr>
          <w:rFonts w:ascii="Arial" w:hAnsi="Arial" w:cs="Arial"/>
          <w:b/>
          <w:bCs/>
        </w:rPr>
      </w:pPr>
    </w:p>
    <w:p w14:paraId="21563806" w14:textId="3FF8DB8E" w:rsidR="003F6B42" w:rsidRPr="00810166" w:rsidRDefault="003F6B42" w:rsidP="003F6B42">
      <w:pPr>
        <w:spacing w:before="100" w:beforeAutospacing="1" w:after="100" w:afterAutospacing="1" w:line="240" w:lineRule="auto"/>
        <w:jc w:val="both"/>
        <w:rPr>
          <w:rFonts w:ascii="Arial" w:hAnsi="Arial" w:cs="Arial"/>
          <w:sz w:val="24"/>
          <w:szCs w:val="24"/>
        </w:rPr>
      </w:pPr>
      <w:r w:rsidRPr="00B61004">
        <w:rPr>
          <w:rFonts w:ascii="Arial" w:hAnsi="Arial" w:cs="Arial"/>
          <w:b/>
        </w:rPr>
        <w:t>ARTÍCULO OCTAVO</w:t>
      </w:r>
      <w:r>
        <w:rPr>
          <w:rFonts w:ascii="Arial" w:hAnsi="Arial" w:cs="Arial"/>
          <w:b/>
        </w:rPr>
        <w:t>.</w:t>
      </w:r>
      <w:r w:rsidRPr="003F6B42">
        <w:rPr>
          <w:rFonts w:ascii="Arial" w:hAnsi="Arial" w:cs="Arial"/>
          <w:b/>
          <w:bCs/>
          <w:sz w:val="24"/>
          <w:szCs w:val="24"/>
        </w:rPr>
        <w:t xml:space="preserve"> </w:t>
      </w:r>
      <w:r w:rsidRPr="00810166">
        <w:rPr>
          <w:rFonts w:ascii="Arial" w:hAnsi="Arial" w:cs="Arial"/>
          <w:b/>
          <w:bCs/>
          <w:sz w:val="24"/>
          <w:szCs w:val="24"/>
        </w:rPr>
        <w:t>Integración de Funciones Misionales</w:t>
      </w:r>
      <w:r>
        <w:rPr>
          <w:rFonts w:ascii="Arial" w:hAnsi="Arial" w:cs="Arial"/>
          <w:b/>
          <w:bCs/>
          <w:sz w:val="24"/>
          <w:szCs w:val="24"/>
        </w:rPr>
        <w:t xml:space="preserve"> </w:t>
      </w:r>
      <w:r w:rsidRPr="00810166">
        <w:rPr>
          <w:rFonts w:ascii="Arial" w:hAnsi="Arial" w:cs="Arial"/>
          <w:sz w:val="24"/>
          <w:szCs w:val="24"/>
        </w:rPr>
        <w:t xml:space="preserve">La investigación en </w:t>
      </w:r>
      <w:r w:rsidR="00CC4632">
        <w:rPr>
          <w:rFonts w:ascii="Arial" w:hAnsi="Arial" w:cs="Arial"/>
          <w:sz w:val="24"/>
          <w:szCs w:val="24"/>
        </w:rPr>
        <w:t>la</w:t>
      </w:r>
      <w:r w:rsidRPr="00810166">
        <w:rPr>
          <w:rFonts w:ascii="Arial" w:hAnsi="Arial" w:cs="Arial"/>
          <w:sz w:val="24"/>
          <w:szCs w:val="24"/>
        </w:rPr>
        <w:t xml:space="preserve"> </w:t>
      </w:r>
      <w:r w:rsidR="00CC4632">
        <w:rPr>
          <w:rFonts w:ascii="Arial" w:hAnsi="Arial" w:cs="Arial"/>
          <w:sz w:val="24"/>
          <w:szCs w:val="24"/>
        </w:rPr>
        <w:t>UNIRURAL</w:t>
      </w:r>
      <w:r w:rsidRPr="00810166">
        <w:rPr>
          <w:rFonts w:ascii="Arial" w:hAnsi="Arial" w:cs="Arial"/>
          <w:sz w:val="24"/>
          <w:szCs w:val="24"/>
        </w:rPr>
        <w:t xml:space="preserve"> actúa como eje transversal que dinamiza la formación académica, la extensión y el bienestar, integrando la investigación formativa y la formación para la investigación en el aula, semilleros y asignaturas con enfoque investigativo. Su vínculo con la extensión permite transferir resultados y tecnologías al sector productivo y las comunidades, fortaleciendo la relación Universidad–Empresa–Estado y la proyección internacional. Desde bienestar, incorpora la participación de poblaciones diversas y orienta acciones para mejorar las condiciones de vida y la cohesión social. Este enfoque integral asegura que cada función misional se nutra del componente investigativo, posicionando </w:t>
      </w:r>
      <w:r w:rsidR="00CC4632">
        <w:rPr>
          <w:rFonts w:ascii="Arial" w:hAnsi="Arial" w:cs="Arial"/>
          <w:sz w:val="24"/>
          <w:szCs w:val="24"/>
        </w:rPr>
        <w:t>a la</w:t>
      </w:r>
      <w:r w:rsidRPr="00810166">
        <w:rPr>
          <w:rFonts w:ascii="Arial" w:hAnsi="Arial" w:cs="Arial"/>
          <w:sz w:val="24"/>
          <w:szCs w:val="24"/>
        </w:rPr>
        <w:t xml:space="preserve"> </w:t>
      </w:r>
      <w:r w:rsidR="00CC4632">
        <w:rPr>
          <w:rFonts w:ascii="Arial" w:hAnsi="Arial" w:cs="Arial"/>
          <w:sz w:val="24"/>
          <w:szCs w:val="24"/>
        </w:rPr>
        <w:t>UNIRURAL</w:t>
      </w:r>
      <w:r w:rsidRPr="00810166">
        <w:rPr>
          <w:rFonts w:ascii="Arial" w:hAnsi="Arial" w:cs="Arial"/>
          <w:sz w:val="24"/>
          <w:szCs w:val="24"/>
        </w:rPr>
        <w:t xml:space="preserve"> como referente de innovación, pertinencia y compromiso territorial.</w:t>
      </w:r>
    </w:p>
    <w:p w14:paraId="28CCBDB1" w14:textId="511B0CA5" w:rsidR="003F6B42" w:rsidRPr="00810166" w:rsidRDefault="003F6B42" w:rsidP="003F6B42">
      <w:pPr>
        <w:spacing w:before="100" w:beforeAutospacing="1" w:after="100" w:afterAutospacing="1" w:line="240" w:lineRule="auto"/>
        <w:jc w:val="both"/>
        <w:rPr>
          <w:rFonts w:ascii="Arial" w:hAnsi="Arial" w:cs="Arial"/>
          <w:sz w:val="24"/>
          <w:szCs w:val="24"/>
        </w:rPr>
      </w:pPr>
      <w:r w:rsidRPr="00B61004">
        <w:rPr>
          <w:rFonts w:ascii="Arial" w:hAnsi="Arial" w:cs="Arial"/>
          <w:b/>
        </w:rPr>
        <w:t xml:space="preserve">ARTÍCULO </w:t>
      </w:r>
      <w:r>
        <w:rPr>
          <w:rFonts w:ascii="Arial" w:hAnsi="Arial" w:cs="Arial"/>
          <w:b/>
        </w:rPr>
        <w:t>NOVENO.</w:t>
      </w:r>
      <w:r w:rsidRPr="003F6B42">
        <w:rPr>
          <w:rFonts w:ascii="Arial" w:hAnsi="Arial" w:cs="Arial"/>
          <w:b/>
          <w:bCs/>
          <w:sz w:val="24"/>
          <w:szCs w:val="24"/>
        </w:rPr>
        <w:t xml:space="preserve"> </w:t>
      </w:r>
      <w:r w:rsidRPr="00810166">
        <w:rPr>
          <w:rFonts w:ascii="Arial" w:hAnsi="Arial" w:cs="Arial"/>
          <w:b/>
          <w:bCs/>
          <w:sz w:val="24"/>
          <w:szCs w:val="24"/>
        </w:rPr>
        <w:t>Desarrollo desde Programas Académicos</w:t>
      </w:r>
      <w:r>
        <w:rPr>
          <w:rFonts w:ascii="Arial" w:hAnsi="Arial" w:cs="Arial"/>
          <w:sz w:val="24"/>
          <w:szCs w:val="24"/>
        </w:rPr>
        <w:t xml:space="preserve">. </w:t>
      </w:r>
      <w:r w:rsidRPr="00810166">
        <w:rPr>
          <w:rFonts w:ascii="Arial" w:hAnsi="Arial" w:cs="Arial"/>
          <w:sz w:val="24"/>
          <w:szCs w:val="24"/>
        </w:rPr>
        <w:t>Currículos con componente de formación para la investigación y la profundización integradas.</w:t>
      </w:r>
    </w:p>
    <w:p w14:paraId="51960984" w14:textId="77777777" w:rsidR="003F6B42" w:rsidRPr="00810166" w:rsidRDefault="003F6B42" w:rsidP="003F6B42">
      <w:pPr>
        <w:numPr>
          <w:ilvl w:val="1"/>
          <w:numId w:val="65"/>
        </w:numPr>
        <w:spacing w:before="100" w:beforeAutospacing="1" w:after="100" w:afterAutospacing="1" w:line="240" w:lineRule="auto"/>
        <w:jc w:val="both"/>
        <w:rPr>
          <w:rFonts w:ascii="Arial" w:hAnsi="Arial" w:cs="Arial"/>
          <w:sz w:val="24"/>
          <w:szCs w:val="24"/>
        </w:rPr>
      </w:pPr>
      <w:r w:rsidRPr="00810166">
        <w:rPr>
          <w:rFonts w:ascii="Arial" w:hAnsi="Arial" w:cs="Arial"/>
          <w:b/>
          <w:bCs/>
          <w:i/>
          <w:iCs/>
          <w:sz w:val="24"/>
          <w:szCs w:val="24"/>
        </w:rPr>
        <w:t>Nivel Técnico Profesional</w:t>
      </w:r>
      <w:r w:rsidRPr="00810166">
        <w:rPr>
          <w:rFonts w:ascii="Arial" w:hAnsi="Arial" w:cs="Arial"/>
          <w:i/>
          <w:iCs/>
          <w:sz w:val="24"/>
          <w:szCs w:val="24"/>
        </w:rPr>
        <w:t xml:space="preserve">: </w:t>
      </w:r>
      <w:r w:rsidRPr="00810166">
        <w:rPr>
          <w:rFonts w:ascii="Arial" w:hAnsi="Arial" w:cs="Arial"/>
          <w:sz w:val="24"/>
          <w:szCs w:val="24"/>
        </w:rPr>
        <w:t xml:space="preserve">El programa presenta un diseño de estrategias que busquen desarrollar capacidades de proponer innovación. Este diseño muestra cómo el estudiante </w:t>
      </w:r>
      <w:r w:rsidRPr="00810166">
        <w:rPr>
          <w:rFonts w:ascii="Arial" w:hAnsi="Arial" w:cs="Arial"/>
          <w:b/>
          <w:bCs/>
          <w:sz w:val="24"/>
          <w:szCs w:val="24"/>
        </w:rPr>
        <w:t>a través del hacer</w:t>
      </w:r>
      <w:r w:rsidRPr="00810166">
        <w:rPr>
          <w:rFonts w:ascii="Arial" w:hAnsi="Arial" w:cs="Arial"/>
          <w:sz w:val="24"/>
          <w:szCs w:val="24"/>
        </w:rPr>
        <w:t xml:space="preserve"> apropia conocimientos para utilizarlo en la creación o en las </w:t>
      </w:r>
      <w:r w:rsidRPr="00810166">
        <w:rPr>
          <w:rFonts w:ascii="Arial" w:hAnsi="Arial" w:cs="Arial"/>
          <w:sz w:val="24"/>
          <w:szCs w:val="24"/>
        </w:rPr>
        <w:lastRenderedPageBreak/>
        <w:t>innovaciones en el campo de experticia, dando solución a los problemas del sector productivo, con el propósito de:</w:t>
      </w:r>
    </w:p>
    <w:p w14:paraId="03F7DB1B" w14:textId="77777777" w:rsidR="003F6B42" w:rsidRPr="00810166" w:rsidRDefault="003F6B42" w:rsidP="00CC4632">
      <w:pPr>
        <w:pStyle w:val="Prrafodelista"/>
        <w:numPr>
          <w:ilvl w:val="0"/>
          <w:numId w:val="68"/>
        </w:numPr>
        <w:spacing w:after="0" w:line="240" w:lineRule="auto"/>
        <w:jc w:val="both"/>
        <w:rPr>
          <w:rFonts w:ascii="Arial" w:hAnsi="Arial" w:cs="Arial"/>
          <w:sz w:val="24"/>
          <w:szCs w:val="24"/>
        </w:rPr>
      </w:pPr>
      <w:r w:rsidRPr="00810166">
        <w:rPr>
          <w:rFonts w:ascii="Arial" w:hAnsi="Arial" w:cs="Arial"/>
          <w:sz w:val="24"/>
          <w:szCs w:val="24"/>
        </w:rPr>
        <w:t>Resolución de problemas prácticos en el sector rural, como la mejora en procesos productivos agropecuarios, optimización de recursos naturales y adaptación de tecnologías.</w:t>
      </w:r>
    </w:p>
    <w:p w14:paraId="569D5F97" w14:textId="77777777" w:rsidR="003F6B42" w:rsidRPr="00810166" w:rsidRDefault="003F6B42" w:rsidP="00CC4632">
      <w:pPr>
        <w:pStyle w:val="Prrafodelista"/>
        <w:numPr>
          <w:ilvl w:val="0"/>
          <w:numId w:val="68"/>
        </w:numPr>
        <w:spacing w:after="0" w:line="240" w:lineRule="auto"/>
        <w:jc w:val="both"/>
        <w:rPr>
          <w:rFonts w:ascii="Arial" w:hAnsi="Arial" w:cs="Arial"/>
          <w:sz w:val="24"/>
          <w:szCs w:val="24"/>
        </w:rPr>
      </w:pPr>
      <w:r w:rsidRPr="00810166">
        <w:rPr>
          <w:rFonts w:ascii="Arial" w:hAnsi="Arial" w:cs="Arial"/>
          <w:sz w:val="24"/>
          <w:szCs w:val="24"/>
        </w:rPr>
        <w:t>En el sector empresarial, se orienta hacia la implementación de soluciones técnicas para el incremento de la eficiencia operativa.</w:t>
      </w:r>
    </w:p>
    <w:p w14:paraId="6E691A51" w14:textId="77777777" w:rsidR="003F6B42" w:rsidRPr="00810166" w:rsidRDefault="003F6B42" w:rsidP="00CC4632">
      <w:pPr>
        <w:pStyle w:val="Prrafodelista"/>
        <w:numPr>
          <w:ilvl w:val="0"/>
          <w:numId w:val="68"/>
        </w:numPr>
        <w:spacing w:after="0" w:line="240" w:lineRule="auto"/>
        <w:jc w:val="both"/>
        <w:rPr>
          <w:rFonts w:ascii="Arial" w:hAnsi="Arial" w:cs="Arial"/>
          <w:sz w:val="24"/>
          <w:szCs w:val="24"/>
        </w:rPr>
      </w:pPr>
      <w:r w:rsidRPr="00810166">
        <w:rPr>
          <w:rFonts w:ascii="Arial" w:hAnsi="Arial" w:cs="Arial"/>
          <w:sz w:val="24"/>
          <w:szCs w:val="24"/>
        </w:rPr>
        <w:t>En el contexto urbano, la investigación abarca la adaptación de tecnologías sencillas para mejorar la calidad de vida de las comunidades.</w:t>
      </w:r>
    </w:p>
    <w:p w14:paraId="512375EF" w14:textId="77777777" w:rsidR="003F6B42" w:rsidRPr="00810166" w:rsidRDefault="003F6B42" w:rsidP="00CC4632">
      <w:pPr>
        <w:pStyle w:val="Prrafodelista"/>
        <w:numPr>
          <w:ilvl w:val="0"/>
          <w:numId w:val="68"/>
        </w:numPr>
        <w:spacing w:after="0" w:line="240" w:lineRule="auto"/>
        <w:jc w:val="both"/>
        <w:rPr>
          <w:rFonts w:ascii="Arial" w:hAnsi="Arial" w:cs="Arial"/>
          <w:sz w:val="24"/>
          <w:szCs w:val="24"/>
        </w:rPr>
      </w:pPr>
      <w:r w:rsidRPr="00810166">
        <w:rPr>
          <w:rFonts w:ascii="Arial" w:hAnsi="Arial" w:cs="Arial"/>
          <w:sz w:val="24"/>
          <w:szCs w:val="24"/>
        </w:rPr>
        <w:t>En cada contexto se orienta al desarrollo humano y social integral, sostenible y sustentable, buscando soluciones prácticas que cuiden el ambiente, fomenten la equidad y fortalezcan a las comunidades, con beneficios que duren en el tiempo.</w:t>
      </w:r>
    </w:p>
    <w:p w14:paraId="587029DD" w14:textId="77777777" w:rsidR="003F6B42" w:rsidRPr="00810166" w:rsidRDefault="003F6B42" w:rsidP="003F6B42">
      <w:pPr>
        <w:spacing w:after="0" w:line="240" w:lineRule="auto"/>
        <w:ind w:left="720"/>
        <w:jc w:val="both"/>
        <w:rPr>
          <w:rFonts w:ascii="Arial" w:hAnsi="Arial" w:cs="Arial"/>
          <w:sz w:val="24"/>
          <w:szCs w:val="24"/>
        </w:rPr>
      </w:pPr>
    </w:p>
    <w:p w14:paraId="6202ED88" w14:textId="77777777" w:rsidR="003F6B42" w:rsidRPr="00810166" w:rsidRDefault="003F6B42" w:rsidP="003F6B42">
      <w:pPr>
        <w:spacing w:after="0" w:line="240" w:lineRule="auto"/>
        <w:ind w:left="720"/>
        <w:jc w:val="both"/>
        <w:rPr>
          <w:rFonts w:ascii="Arial" w:hAnsi="Arial" w:cs="Arial"/>
          <w:sz w:val="24"/>
          <w:szCs w:val="24"/>
        </w:rPr>
      </w:pPr>
    </w:p>
    <w:p w14:paraId="255F69FA" w14:textId="77777777" w:rsidR="003F6B42" w:rsidRPr="00810166" w:rsidRDefault="003F6B42" w:rsidP="003F6B42">
      <w:pPr>
        <w:pStyle w:val="Prrafodelista"/>
        <w:numPr>
          <w:ilvl w:val="0"/>
          <w:numId w:val="66"/>
        </w:numPr>
        <w:spacing w:after="0" w:line="240" w:lineRule="auto"/>
        <w:jc w:val="both"/>
        <w:rPr>
          <w:rFonts w:ascii="Arial" w:hAnsi="Arial" w:cs="Arial"/>
          <w:sz w:val="24"/>
          <w:szCs w:val="24"/>
        </w:rPr>
      </w:pPr>
      <w:r w:rsidRPr="00810166">
        <w:rPr>
          <w:rFonts w:ascii="Arial" w:hAnsi="Arial" w:cs="Arial"/>
          <w:b/>
          <w:bCs/>
          <w:i/>
          <w:iCs/>
          <w:sz w:val="24"/>
          <w:szCs w:val="24"/>
        </w:rPr>
        <w:t>Nivel Tecnológico:</w:t>
      </w:r>
      <w:r w:rsidRPr="00810166">
        <w:rPr>
          <w:rFonts w:ascii="Arial" w:hAnsi="Arial" w:cs="Arial"/>
          <w:i/>
          <w:iCs/>
          <w:sz w:val="24"/>
          <w:szCs w:val="24"/>
        </w:rPr>
        <w:t xml:space="preserve"> </w:t>
      </w:r>
      <w:r w:rsidRPr="00810166">
        <w:rPr>
          <w:rFonts w:ascii="Arial" w:hAnsi="Arial" w:cs="Arial"/>
          <w:sz w:val="24"/>
          <w:szCs w:val="24"/>
        </w:rPr>
        <w:t xml:space="preserve">El programa presenta un diseño de estrategias que busquen desarrollar capacidades de razonamiento (lógico, analítico, cuantitativo, cualitativo) o pensamiento creativo.  En estos se muestra cómo el estudiante </w:t>
      </w:r>
      <w:r w:rsidRPr="00810166">
        <w:rPr>
          <w:rFonts w:ascii="Arial" w:hAnsi="Arial" w:cs="Arial"/>
          <w:b/>
          <w:bCs/>
          <w:sz w:val="24"/>
          <w:szCs w:val="24"/>
        </w:rPr>
        <w:t>a través del hacer y la fundamentación básica</w:t>
      </w:r>
      <w:r w:rsidRPr="00810166">
        <w:rPr>
          <w:rFonts w:ascii="Arial" w:hAnsi="Arial" w:cs="Arial"/>
          <w:sz w:val="24"/>
          <w:szCs w:val="24"/>
        </w:rPr>
        <w:t xml:space="preserve"> va a apropiar conocimientos y los aplica en la creación e innovación en su campo de experticia, dando solución a los problemas del sector productivo, con el propósito de:</w:t>
      </w:r>
    </w:p>
    <w:p w14:paraId="5871610E" w14:textId="77777777" w:rsidR="003F6B42" w:rsidRPr="00810166" w:rsidRDefault="003F6B42" w:rsidP="003F6B42">
      <w:pPr>
        <w:spacing w:after="0" w:line="240" w:lineRule="auto"/>
        <w:jc w:val="both"/>
        <w:rPr>
          <w:rFonts w:ascii="Arial" w:hAnsi="Arial" w:cs="Arial"/>
          <w:i/>
          <w:iCs/>
          <w:sz w:val="24"/>
          <w:szCs w:val="24"/>
        </w:rPr>
      </w:pPr>
    </w:p>
    <w:p w14:paraId="10A529A2" w14:textId="77777777" w:rsidR="003F6B42" w:rsidRPr="00810166" w:rsidRDefault="003F6B42" w:rsidP="00CC4632">
      <w:pPr>
        <w:pStyle w:val="Prrafodelista"/>
        <w:numPr>
          <w:ilvl w:val="0"/>
          <w:numId w:val="69"/>
        </w:numPr>
        <w:spacing w:after="0" w:line="240" w:lineRule="auto"/>
        <w:jc w:val="both"/>
        <w:rPr>
          <w:rFonts w:ascii="Arial" w:hAnsi="Arial" w:cs="Arial"/>
          <w:sz w:val="24"/>
          <w:szCs w:val="24"/>
        </w:rPr>
      </w:pPr>
      <w:r w:rsidRPr="00810166">
        <w:rPr>
          <w:rFonts w:ascii="Arial" w:hAnsi="Arial" w:cs="Arial"/>
          <w:sz w:val="24"/>
          <w:szCs w:val="24"/>
        </w:rPr>
        <w:t>Desarrollo de proyectos tecnológicos aplicados que atiendan las necesidades de modernización en el sector rural, como la introducción de herramientas digitales y sistemas de monitoreo.</w:t>
      </w:r>
    </w:p>
    <w:p w14:paraId="2B3AF3A2" w14:textId="77777777" w:rsidR="003F6B42" w:rsidRPr="00810166" w:rsidRDefault="003F6B42" w:rsidP="00CC4632">
      <w:pPr>
        <w:pStyle w:val="Prrafodelista"/>
        <w:numPr>
          <w:ilvl w:val="0"/>
          <w:numId w:val="69"/>
        </w:numPr>
        <w:spacing w:after="0" w:line="240" w:lineRule="auto"/>
        <w:jc w:val="both"/>
        <w:rPr>
          <w:rFonts w:ascii="Arial" w:hAnsi="Arial" w:cs="Arial"/>
          <w:sz w:val="24"/>
          <w:szCs w:val="24"/>
        </w:rPr>
      </w:pPr>
      <w:r w:rsidRPr="00810166">
        <w:rPr>
          <w:rFonts w:ascii="Arial" w:hAnsi="Arial" w:cs="Arial"/>
          <w:sz w:val="24"/>
          <w:szCs w:val="24"/>
        </w:rPr>
        <w:t>En el ámbito empresarial, se prioriza la optimización de procesos productivos mediante tecnologías emergentes y la innovación en modelos de negocio.</w:t>
      </w:r>
    </w:p>
    <w:p w14:paraId="0FA16825" w14:textId="77777777" w:rsidR="003F6B42" w:rsidRPr="00810166" w:rsidRDefault="003F6B42" w:rsidP="00CC4632">
      <w:pPr>
        <w:pStyle w:val="Prrafodelista"/>
        <w:numPr>
          <w:ilvl w:val="0"/>
          <w:numId w:val="69"/>
        </w:numPr>
        <w:spacing w:after="0" w:line="240" w:lineRule="auto"/>
        <w:jc w:val="both"/>
        <w:rPr>
          <w:rFonts w:ascii="Arial" w:hAnsi="Arial" w:cs="Arial"/>
          <w:sz w:val="24"/>
          <w:szCs w:val="24"/>
        </w:rPr>
      </w:pPr>
      <w:r w:rsidRPr="00810166">
        <w:rPr>
          <w:rFonts w:ascii="Arial" w:hAnsi="Arial" w:cs="Arial"/>
          <w:sz w:val="24"/>
          <w:szCs w:val="24"/>
        </w:rPr>
        <w:t>Para el sector urbano, se impulsa la creación de soluciones tecnológicas que mejoren la gestión de servicios básicos, como transporte y energía.</w:t>
      </w:r>
    </w:p>
    <w:p w14:paraId="3E250232" w14:textId="77777777" w:rsidR="003F6B42" w:rsidRPr="00810166" w:rsidRDefault="003F6B42" w:rsidP="00CC4632">
      <w:pPr>
        <w:pStyle w:val="Prrafodelista"/>
        <w:numPr>
          <w:ilvl w:val="0"/>
          <w:numId w:val="69"/>
        </w:numPr>
        <w:spacing w:after="0" w:line="240" w:lineRule="auto"/>
        <w:jc w:val="both"/>
        <w:rPr>
          <w:rFonts w:ascii="Arial" w:hAnsi="Arial" w:cs="Arial"/>
          <w:sz w:val="24"/>
          <w:szCs w:val="24"/>
        </w:rPr>
      </w:pPr>
      <w:r w:rsidRPr="00810166">
        <w:rPr>
          <w:rFonts w:ascii="Arial" w:hAnsi="Arial" w:cs="Arial"/>
          <w:sz w:val="24"/>
          <w:szCs w:val="24"/>
        </w:rPr>
        <w:t>En cada contexto se orientan soluciones aplicadas que contribuyan al desarrollo humano y social integral, sostenible y sustentable, fortaleciendo las capacidades locales, promoviendo la equidad y el uso responsable de los recursos para generar impactos duraderos.</w:t>
      </w:r>
    </w:p>
    <w:p w14:paraId="2CD21F31" w14:textId="77777777" w:rsidR="003F6B42" w:rsidRPr="00810166" w:rsidRDefault="003F6B42" w:rsidP="003F6B42">
      <w:pPr>
        <w:spacing w:after="0" w:line="240" w:lineRule="auto"/>
        <w:ind w:left="720"/>
        <w:jc w:val="both"/>
        <w:rPr>
          <w:rFonts w:ascii="Arial" w:hAnsi="Arial" w:cs="Arial"/>
          <w:sz w:val="24"/>
          <w:szCs w:val="24"/>
        </w:rPr>
      </w:pPr>
    </w:p>
    <w:p w14:paraId="14036B47" w14:textId="77777777" w:rsidR="003F6B42" w:rsidRPr="00810166" w:rsidRDefault="003F6B42" w:rsidP="003F6B42">
      <w:pPr>
        <w:numPr>
          <w:ilvl w:val="1"/>
          <w:numId w:val="67"/>
        </w:numPr>
        <w:spacing w:before="100" w:beforeAutospacing="1" w:after="100" w:afterAutospacing="1" w:line="240" w:lineRule="auto"/>
        <w:jc w:val="both"/>
        <w:rPr>
          <w:rFonts w:ascii="Arial" w:hAnsi="Arial" w:cs="Arial"/>
          <w:sz w:val="24"/>
          <w:szCs w:val="24"/>
        </w:rPr>
      </w:pPr>
      <w:r w:rsidRPr="00810166">
        <w:rPr>
          <w:rFonts w:ascii="Arial" w:hAnsi="Arial" w:cs="Arial"/>
          <w:b/>
          <w:bCs/>
          <w:i/>
          <w:iCs/>
          <w:sz w:val="24"/>
          <w:szCs w:val="24"/>
        </w:rPr>
        <w:t>Nivel Profesional:</w:t>
      </w:r>
      <w:r w:rsidRPr="00810166">
        <w:rPr>
          <w:rFonts w:ascii="Arial" w:hAnsi="Arial" w:cs="Arial"/>
          <w:i/>
          <w:iCs/>
          <w:sz w:val="24"/>
          <w:szCs w:val="24"/>
        </w:rPr>
        <w:t xml:space="preserve"> </w:t>
      </w:r>
      <w:r w:rsidRPr="00810166">
        <w:rPr>
          <w:rFonts w:ascii="Arial" w:hAnsi="Arial" w:cs="Arial"/>
          <w:sz w:val="24"/>
          <w:szCs w:val="24"/>
        </w:rPr>
        <w:t xml:space="preserve">El programa cuenta con un diseño de estrategias de enseñanza que buscan desarrollar las capacidades básicas de </w:t>
      </w:r>
      <w:r w:rsidRPr="00810166">
        <w:rPr>
          <w:rFonts w:ascii="Arial" w:hAnsi="Arial" w:cs="Arial"/>
          <w:sz w:val="24"/>
          <w:szCs w:val="24"/>
        </w:rPr>
        <w:lastRenderedPageBreak/>
        <w:t xml:space="preserve">investigación, diseño, innovación y desarrollo creación artística y cultura. Estas estrategias buscan garantizar el desarrollo de la </w:t>
      </w:r>
      <w:r w:rsidRPr="00810166">
        <w:rPr>
          <w:rFonts w:ascii="Arial" w:hAnsi="Arial" w:cs="Arial"/>
          <w:b/>
          <w:bCs/>
          <w:sz w:val="24"/>
          <w:szCs w:val="24"/>
        </w:rPr>
        <w:t>capacidad analítica, evaluación crítica y capacidad de resolución de problemas</w:t>
      </w:r>
      <w:r w:rsidRPr="00810166">
        <w:rPr>
          <w:rFonts w:ascii="Arial" w:hAnsi="Arial" w:cs="Arial"/>
          <w:sz w:val="24"/>
          <w:szCs w:val="24"/>
        </w:rPr>
        <w:t xml:space="preserve"> de los estudiantes en concordancia con la naturaleza del programa y el perfil de egreso definido con el propósito de:</w:t>
      </w:r>
    </w:p>
    <w:p w14:paraId="6237396A" w14:textId="77777777" w:rsidR="003F6B42" w:rsidRPr="00810166" w:rsidRDefault="003F6B42" w:rsidP="00CC4632">
      <w:pPr>
        <w:pStyle w:val="Prrafodelista"/>
        <w:numPr>
          <w:ilvl w:val="0"/>
          <w:numId w:val="70"/>
        </w:numPr>
        <w:spacing w:after="0" w:line="240" w:lineRule="auto"/>
        <w:jc w:val="both"/>
        <w:rPr>
          <w:rFonts w:ascii="Arial" w:hAnsi="Arial" w:cs="Arial"/>
          <w:sz w:val="24"/>
          <w:szCs w:val="24"/>
        </w:rPr>
      </w:pPr>
      <w:r w:rsidRPr="00810166">
        <w:rPr>
          <w:rFonts w:ascii="Arial" w:hAnsi="Arial" w:cs="Arial"/>
          <w:sz w:val="24"/>
          <w:szCs w:val="24"/>
        </w:rPr>
        <w:t xml:space="preserve">En el sector rural, la investigación se orienta hacia la generación de conocimiento avanzado para enfrentar retos complejos como el cambio climático y la seguridad alimentaria (agroindustria). </w:t>
      </w:r>
    </w:p>
    <w:p w14:paraId="7BA2814E" w14:textId="77777777" w:rsidR="003F6B42" w:rsidRPr="00810166" w:rsidRDefault="003F6B42" w:rsidP="00CC4632">
      <w:pPr>
        <w:pStyle w:val="Prrafodelista"/>
        <w:numPr>
          <w:ilvl w:val="0"/>
          <w:numId w:val="70"/>
        </w:numPr>
        <w:spacing w:after="0" w:line="240" w:lineRule="auto"/>
        <w:jc w:val="both"/>
        <w:rPr>
          <w:rFonts w:ascii="Arial" w:hAnsi="Arial" w:cs="Arial"/>
          <w:sz w:val="24"/>
          <w:szCs w:val="24"/>
        </w:rPr>
      </w:pPr>
      <w:r w:rsidRPr="00810166">
        <w:rPr>
          <w:rFonts w:ascii="Arial" w:hAnsi="Arial" w:cs="Arial"/>
          <w:sz w:val="24"/>
          <w:szCs w:val="24"/>
        </w:rPr>
        <w:t>En el sector empresarial, se busca el diseño de estrategias innovadoras que potencien la competitividad y sostenibilidad de las empresas.</w:t>
      </w:r>
    </w:p>
    <w:p w14:paraId="24477976" w14:textId="77777777" w:rsidR="003F6B42" w:rsidRPr="00810166" w:rsidRDefault="003F6B42" w:rsidP="00CC4632">
      <w:pPr>
        <w:pStyle w:val="Prrafodelista"/>
        <w:numPr>
          <w:ilvl w:val="0"/>
          <w:numId w:val="70"/>
        </w:numPr>
        <w:spacing w:after="0" w:line="240" w:lineRule="auto"/>
        <w:jc w:val="both"/>
        <w:rPr>
          <w:rFonts w:ascii="Arial" w:hAnsi="Arial" w:cs="Arial"/>
          <w:sz w:val="24"/>
          <w:szCs w:val="24"/>
        </w:rPr>
      </w:pPr>
      <w:r w:rsidRPr="00810166">
        <w:rPr>
          <w:rFonts w:ascii="Arial" w:hAnsi="Arial" w:cs="Arial"/>
          <w:sz w:val="24"/>
          <w:szCs w:val="24"/>
        </w:rPr>
        <w:t>En el ámbito urbano, se promueve la investigación de soluciones integrales para problemas sociales, económicos y ambientales, con un enfoque interdisciplinario.</w:t>
      </w:r>
    </w:p>
    <w:p w14:paraId="650B5B89" w14:textId="77777777" w:rsidR="003F6B42" w:rsidRPr="00810166" w:rsidRDefault="003F6B42" w:rsidP="00CC4632">
      <w:pPr>
        <w:pStyle w:val="Prrafodelista"/>
        <w:numPr>
          <w:ilvl w:val="0"/>
          <w:numId w:val="70"/>
        </w:numPr>
        <w:spacing w:after="0" w:line="240" w:lineRule="auto"/>
        <w:jc w:val="both"/>
        <w:rPr>
          <w:rFonts w:ascii="Arial" w:hAnsi="Arial" w:cs="Arial"/>
          <w:sz w:val="24"/>
          <w:szCs w:val="24"/>
        </w:rPr>
      </w:pPr>
      <w:r w:rsidRPr="00810166">
        <w:rPr>
          <w:rFonts w:ascii="Arial" w:hAnsi="Arial" w:cs="Arial"/>
          <w:sz w:val="24"/>
          <w:szCs w:val="24"/>
        </w:rPr>
        <w:t>Este enfoque asegura que la investigación sea pertinente, efectiva y alineada con las necesidades del contexto, promoviendo un impacto positivo en cada sector.</w:t>
      </w:r>
    </w:p>
    <w:p w14:paraId="7FC39565" w14:textId="77777777" w:rsidR="003F6B42" w:rsidRPr="00810166" w:rsidRDefault="003F6B42" w:rsidP="00CC4632">
      <w:pPr>
        <w:pStyle w:val="Prrafodelista"/>
        <w:numPr>
          <w:ilvl w:val="0"/>
          <w:numId w:val="70"/>
        </w:numPr>
        <w:spacing w:after="0" w:line="240" w:lineRule="auto"/>
        <w:jc w:val="both"/>
        <w:rPr>
          <w:rFonts w:ascii="Arial" w:hAnsi="Arial" w:cs="Arial"/>
          <w:sz w:val="24"/>
          <w:szCs w:val="24"/>
        </w:rPr>
      </w:pPr>
      <w:r w:rsidRPr="00810166">
        <w:rPr>
          <w:rFonts w:ascii="Arial" w:hAnsi="Arial" w:cs="Arial"/>
          <w:sz w:val="24"/>
          <w:szCs w:val="24"/>
        </w:rPr>
        <w:t>En cada contexto se orienta al desarrollo humano y social integral, sostenible y sustentable, generando soluciones que mejoren la calidad de vida, fortalezcan las capacidades locales y promuevan la equidad y el cuidado del medio ambiente, con beneficios duraderos para las generaciones presentes y futuras.</w:t>
      </w:r>
    </w:p>
    <w:p w14:paraId="62733E39" w14:textId="0D4742D9" w:rsidR="003F6B42" w:rsidRDefault="003F6B42" w:rsidP="003F6B42">
      <w:pPr>
        <w:spacing w:after="0" w:line="240" w:lineRule="auto"/>
        <w:jc w:val="both"/>
        <w:rPr>
          <w:rFonts w:ascii="Arial" w:hAnsi="Arial" w:cs="Arial"/>
          <w:b/>
          <w:bCs/>
        </w:rPr>
      </w:pPr>
    </w:p>
    <w:p w14:paraId="33A1D4F3" w14:textId="77777777" w:rsidR="003F6B42" w:rsidRDefault="003F6B42" w:rsidP="00F53D88">
      <w:pPr>
        <w:spacing w:after="0" w:line="240" w:lineRule="auto"/>
        <w:jc w:val="both"/>
        <w:rPr>
          <w:rFonts w:ascii="Arial" w:hAnsi="Arial" w:cs="Arial"/>
          <w:b/>
          <w:bCs/>
        </w:rPr>
      </w:pPr>
    </w:p>
    <w:p w14:paraId="3746F1E4" w14:textId="26426799" w:rsidR="00CC4632" w:rsidRPr="00B61004" w:rsidRDefault="00CC4632" w:rsidP="00CC4632">
      <w:pPr>
        <w:pStyle w:val="Sinespaciado"/>
        <w:jc w:val="center"/>
        <w:rPr>
          <w:rFonts w:ascii="Arial" w:hAnsi="Arial" w:cs="Arial"/>
        </w:rPr>
      </w:pPr>
      <w:r w:rsidRPr="00B61004">
        <w:rPr>
          <w:rFonts w:ascii="Arial" w:hAnsi="Arial" w:cs="Arial"/>
          <w:b/>
        </w:rPr>
        <w:t>CAPITULO II.</w:t>
      </w:r>
      <w:r w:rsidRPr="00B61004">
        <w:rPr>
          <w:rFonts w:ascii="Arial" w:hAnsi="Arial" w:cs="Arial"/>
          <w:b/>
          <w:bCs/>
        </w:rPr>
        <w:t xml:space="preserve"> </w:t>
      </w:r>
      <w:r w:rsidRPr="00810166">
        <w:rPr>
          <w:rFonts w:ascii="Arial" w:hAnsi="Arial" w:cs="Arial"/>
          <w:b/>
          <w:bCs/>
          <w:sz w:val="24"/>
          <w:szCs w:val="24"/>
        </w:rPr>
        <w:t>ESTRUCTURA OPERATIVA DEL SISTEMA DE INVESTIGACIÓN</w:t>
      </w:r>
    </w:p>
    <w:p w14:paraId="5BCADD70" w14:textId="77777777" w:rsidR="00F53D88" w:rsidRPr="00BA3E2A" w:rsidRDefault="00F53D88" w:rsidP="00F53D88">
      <w:pPr>
        <w:spacing w:after="0" w:line="240" w:lineRule="auto"/>
        <w:jc w:val="both"/>
        <w:rPr>
          <w:rFonts w:ascii="Arial" w:hAnsi="Arial" w:cs="Arial"/>
          <w:b/>
          <w:bCs/>
          <w:color w:val="000000" w:themeColor="text1"/>
          <w:sz w:val="24"/>
          <w:szCs w:val="24"/>
          <w:lang w:eastAsia="es-ES"/>
        </w:rPr>
      </w:pPr>
    </w:p>
    <w:p w14:paraId="28F3CD36" w14:textId="3CD0CE2A" w:rsidR="00CC4632" w:rsidRDefault="00CC4632" w:rsidP="00CC4632">
      <w:pPr>
        <w:spacing w:after="0" w:line="240" w:lineRule="auto"/>
        <w:jc w:val="both"/>
        <w:rPr>
          <w:rFonts w:ascii="Arial" w:hAnsi="Arial" w:cs="Arial"/>
          <w:b/>
          <w:bCs/>
          <w:sz w:val="24"/>
          <w:szCs w:val="24"/>
        </w:rPr>
      </w:pPr>
      <w:r w:rsidRPr="00B61004">
        <w:rPr>
          <w:rFonts w:ascii="Arial" w:hAnsi="Arial" w:cs="Arial"/>
          <w:b/>
        </w:rPr>
        <w:t xml:space="preserve">ARTÍCULO </w:t>
      </w:r>
      <w:r>
        <w:rPr>
          <w:rFonts w:ascii="Arial" w:hAnsi="Arial" w:cs="Arial"/>
          <w:b/>
        </w:rPr>
        <w:t xml:space="preserve">DECIMO. </w:t>
      </w:r>
      <w:r w:rsidRPr="00810166">
        <w:rPr>
          <w:rFonts w:ascii="Arial" w:hAnsi="Arial" w:cs="Arial"/>
          <w:b/>
          <w:bCs/>
          <w:sz w:val="24"/>
          <w:szCs w:val="24"/>
        </w:rPr>
        <w:t>Estructura Operativa del sistema de investigación</w:t>
      </w:r>
      <w:r>
        <w:rPr>
          <w:rFonts w:ascii="Arial" w:hAnsi="Arial" w:cs="Arial"/>
          <w:b/>
          <w:bCs/>
          <w:sz w:val="24"/>
          <w:szCs w:val="24"/>
        </w:rPr>
        <w:t xml:space="preserve">. </w:t>
      </w:r>
      <w:r w:rsidRPr="00CC4632">
        <w:rPr>
          <w:rFonts w:ascii="Arial" w:hAnsi="Arial" w:cs="Arial"/>
          <w:sz w:val="24"/>
          <w:szCs w:val="24"/>
        </w:rPr>
        <w:t>L</w:t>
      </w:r>
      <w:r>
        <w:rPr>
          <w:rFonts w:ascii="Arial" w:hAnsi="Arial" w:cs="Arial"/>
          <w:sz w:val="24"/>
          <w:szCs w:val="24"/>
        </w:rPr>
        <w:t>a</w:t>
      </w:r>
      <w:r w:rsidRPr="00CC4632">
        <w:rPr>
          <w:rFonts w:ascii="Arial" w:hAnsi="Arial" w:cs="Arial"/>
          <w:sz w:val="24"/>
          <w:szCs w:val="24"/>
        </w:rPr>
        <w:t xml:space="preserve"> e</w:t>
      </w:r>
      <w:r w:rsidRPr="00CC4632">
        <w:rPr>
          <w:rFonts w:ascii="Arial" w:hAnsi="Arial" w:cs="Arial"/>
          <w:sz w:val="24"/>
          <w:szCs w:val="24"/>
        </w:rPr>
        <w:t>structura o</w:t>
      </w:r>
      <w:r w:rsidRPr="00CC4632">
        <w:rPr>
          <w:rFonts w:ascii="Arial" w:hAnsi="Arial" w:cs="Arial"/>
          <w:sz w:val="24"/>
          <w:szCs w:val="24"/>
        </w:rPr>
        <w:t>perativa</w:t>
      </w:r>
      <w:r w:rsidRPr="00CC4632">
        <w:rPr>
          <w:rFonts w:ascii="Arial" w:hAnsi="Arial" w:cs="Arial"/>
          <w:sz w:val="24"/>
          <w:szCs w:val="24"/>
        </w:rPr>
        <w:t xml:space="preserve"> para la gestión y administración del Sistema de investigación institucional. Sistema adscrito a la </w:t>
      </w:r>
      <w:r w:rsidRPr="00CC4632">
        <w:rPr>
          <w:rFonts w:ascii="Arial" w:hAnsi="Arial" w:cs="Arial"/>
          <w:sz w:val="24"/>
          <w:szCs w:val="24"/>
        </w:rPr>
        <w:t xml:space="preserve">Vicerrectoría </w:t>
      </w:r>
      <w:r>
        <w:rPr>
          <w:rFonts w:ascii="Arial" w:hAnsi="Arial" w:cs="Arial"/>
          <w:sz w:val="24"/>
          <w:szCs w:val="24"/>
        </w:rPr>
        <w:t xml:space="preserve">de Investigación y Extensión </w:t>
      </w:r>
      <w:r w:rsidRPr="00CC4632">
        <w:rPr>
          <w:rFonts w:ascii="Arial" w:hAnsi="Arial" w:cs="Arial"/>
          <w:sz w:val="24"/>
          <w:szCs w:val="24"/>
        </w:rPr>
        <w:t>conformado por las siguientes instancias</w:t>
      </w:r>
      <w:r>
        <w:rPr>
          <w:rFonts w:ascii="Arial" w:hAnsi="Arial" w:cs="Arial"/>
          <w:b/>
          <w:bCs/>
          <w:sz w:val="24"/>
          <w:szCs w:val="24"/>
        </w:rPr>
        <w:t xml:space="preserve">: </w:t>
      </w:r>
    </w:p>
    <w:p w14:paraId="2C1459AC" w14:textId="50FD560B" w:rsidR="00CC4632" w:rsidRPr="00810166" w:rsidRDefault="00CC4632" w:rsidP="00CC4632">
      <w:pPr>
        <w:pStyle w:val="Prrafodelista"/>
        <w:numPr>
          <w:ilvl w:val="0"/>
          <w:numId w:val="73"/>
        </w:numPr>
        <w:spacing w:before="100" w:beforeAutospacing="1" w:after="100" w:afterAutospacing="1" w:line="240" w:lineRule="auto"/>
        <w:jc w:val="both"/>
        <w:rPr>
          <w:rFonts w:ascii="Arial" w:hAnsi="Arial" w:cs="Arial"/>
          <w:sz w:val="24"/>
          <w:szCs w:val="24"/>
        </w:rPr>
      </w:pPr>
      <w:r w:rsidRPr="00810166">
        <w:rPr>
          <w:rFonts w:ascii="Arial" w:hAnsi="Arial" w:cs="Arial"/>
          <w:b/>
          <w:bCs/>
          <w:sz w:val="24"/>
          <w:szCs w:val="24"/>
        </w:rPr>
        <w:t xml:space="preserve">Vicerrectoría de Investigaciones y </w:t>
      </w:r>
      <w:r>
        <w:rPr>
          <w:rFonts w:ascii="Arial" w:hAnsi="Arial" w:cs="Arial"/>
          <w:b/>
          <w:bCs/>
          <w:sz w:val="24"/>
          <w:szCs w:val="24"/>
        </w:rPr>
        <w:t>E</w:t>
      </w:r>
      <w:r w:rsidRPr="00810166">
        <w:rPr>
          <w:rFonts w:ascii="Arial" w:hAnsi="Arial" w:cs="Arial"/>
          <w:b/>
          <w:bCs/>
          <w:sz w:val="24"/>
          <w:szCs w:val="24"/>
        </w:rPr>
        <w:t>xtensión</w:t>
      </w:r>
      <w:r w:rsidRPr="00810166">
        <w:rPr>
          <w:rFonts w:ascii="Arial" w:hAnsi="Arial" w:cs="Arial"/>
          <w:sz w:val="24"/>
          <w:szCs w:val="24"/>
        </w:rPr>
        <w:t xml:space="preserve">: Órgano responsable de planificar, coordinar y evaluar el Sistema de Investigación. </w:t>
      </w:r>
    </w:p>
    <w:p w14:paraId="23C0F926" w14:textId="77777777" w:rsidR="00CC4632" w:rsidRPr="00810166" w:rsidRDefault="00CC4632" w:rsidP="00CC4632">
      <w:pPr>
        <w:pStyle w:val="Prrafodelista"/>
        <w:numPr>
          <w:ilvl w:val="0"/>
          <w:numId w:val="73"/>
        </w:numPr>
        <w:spacing w:before="100" w:beforeAutospacing="1" w:after="100" w:afterAutospacing="1" w:line="240" w:lineRule="auto"/>
        <w:jc w:val="both"/>
        <w:rPr>
          <w:rFonts w:ascii="Arial" w:hAnsi="Arial" w:cs="Arial"/>
          <w:sz w:val="24"/>
          <w:szCs w:val="24"/>
        </w:rPr>
      </w:pPr>
      <w:r w:rsidRPr="00810166">
        <w:rPr>
          <w:rFonts w:ascii="Arial" w:hAnsi="Arial" w:cs="Arial"/>
          <w:b/>
          <w:bCs/>
          <w:sz w:val="24"/>
          <w:szCs w:val="24"/>
        </w:rPr>
        <w:t>Dirección de Investigaciones</w:t>
      </w:r>
      <w:r w:rsidRPr="00810166">
        <w:rPr>
          <w:rFonts w:ascii="Arial" w:hAnsi="Arial" w:cs="Arial"/>
          <w:sz w:val="24"/>
          <w:szCs w:val="24"/>
        </w:rPr>
        <w:t xml:space="preserve">: definir políticas, gestiona recursos y lidera convocatorias internas y externas. </w:t>
      </w:r>
    </w:p>
    <w:p w14:paraId="3D22DC3B" w14:textId="77777777" w:rsidR="00CC4632" w:rsidRPr="00810166" w:rsidRDefault="00CC4632" w:rsidP="00CC4632">
      <w:pPr>
        <w:pStyle w:val="Prrafodelista"/>
        <w:numPr>
          <w:ilvl w:val="0"/>
          <w:numId w:val="73"/>
        </w:numPr>
        <w:spacing w:before="100" w:beforeAutospacing="1" w:after="100" w:afterAutospacing="1" w:line="240" w:lineRule="auto"/>
        <w:jc w:val="both"/>
        <w:rPr>
          <w:rFonts w:ascii="Arial" w:hAnsi="Arial" w:cs="Arial"/>
          <w:sz w:val="24"/>
          <w:szCs w:val="24"/>
        </w:rPr>
      </w:pPr>
      <w:r w:rsidRPr="00810166">
        <w:rPr>
          <w:rFonts w:ascii="Arial" w:hAnsi="Arial" w:cs="Arial"/>
          <w:b/>
          <w:bCs/>
          <w:sz w:val="24"/>
          <w:szCs w:val="24"/>
        </w:rPr>
        <w:t>Comité Central de Investigación</w:t>
      </w:r>
      <w:r w:rsidRPr="00810166">
        <w:rPr>
          <w:rFonts w:ascii="Arial" w:hAnsi="Arial" w:cs="Arial"/>
          <w:sz w:val="24"/>
          <w:szCs w:val="24"/>
        </w:rPr>
        <w:t>: Planificación y orientación estratégica de la investigación institucional, la aprobación de proyectos, y el fomento de una cultura investigativa de alta calidad.</w:t>
      </w:r>
    </w:p>
    <w:p w14:paraId="7D678A76" w14:textId="77777777" w:rsidR="00CC4632" w:rsidRPr="00810166" w:rsidRDefault="00CC4632" w:rsidP="00CC4632">
      <w:pPr>
        <w:pStyle w:val="Prrafodelista"/>
        <w:numPr>
          <w:ilvl w:val="0"/>
          <w:numId w:val="73"/>
        </w:numPr>
        <w:spacing w:before="100" w:beforeAutospacing="1" w:after="100" w:afterAutospacing="1" w:line="240" w:lineRule="auto"/>
        <w:jc w:val="both"/>
        <w:rPr>
          <w:rFonts w:ascii="Arial" w:hAnsi="Arial" w:cs="Arial"/>
          <w:sz w:val="24"/>
          <w:szCs w:val="24"/>
        </w:rPr>
      </w:pPr>
      <w:r w:rsidRPr="00810166">
        <w:rPr>
          <w:rFonts w:ascii="Arial" w:hAnsi="Arial" w:cs="Arial"/>
          <w:b/>
          <w:bCs/>
          <w:sz w:val="24"/>
          <w:szCs w:val="24"/>
        </w:rPr>
        <w:t xml:space="preserve">Comité de ética, bioética E Integridad Científica: </w:t>
      </w:r>
      <w:r w:rsidRPr="00810166">
        <w:rPr>
          <w:rFonts w:ascii="Arial" w:hAnsi="Arial" w:cs="Arial"/>
          <w:sz w:val="24"/>
          <w:szCs w:val="24"/>
        </w:rPr>
        <w:t>evaluación y aprobación de proyectos de investigación y extensión para garantizar los principios éticos y bioéticos.</w:t>
      </w:r>
    </w:p>
    <w:p w14:paraId="0837D891" w14:textId="77777777" w:rsidR="00CC4632" w:rsidRPr="00810166" w:rsidRDefault="00CC4632" w:rsidP="00CC4632">
      <w:pPr>
        <w:pStyle w:val="Prrafodelista"/>
        <w:numPr>
          <w:ilvl w:val="0"/>
          <w:numId w:val="73"/>
        </w:numPr>
        <w:spacing w:before="100" w:beforeAutospacing="1" w:after="100" w:afterAutospacing="1" w:line="240" w:lineRule="auto"/>
        <w:jc w:val="both"/>
        <w:rPr>
          <w:rFonts w:ascii="Arial" w:hAnsi="Arial" w:cs="Arial"/>
          <w:sz w:val="24"/>
          <w:szCs w:val="24"/>
        </w:rPr>
      </w:pPr>
      <w:r w:rsidRPr="00810166">
        <w:rPr>
          <w:rFonts w:ascii="Arial" w:hAnsi="Arial" w:cs="Arial"/>
          <w:b/>
          <w:bCs/>
          <w:sz w:val="24"/>
          <w:szCs w:val="24"/>
        </w:rPr>
        <w:lastRenderedPageBreak/>
        <w:t xml:space="preserve">Comité de propiedad intelectual: </w:t>
      </w:r>
      <w:r w:rsidRPr="00810166">
        <w:rPr>
          <w:rFonts w:ascii="Arial" w:hAnsi="Arial" w:cs="Arial"/>
          <w:sz w:val="24"/>
          <w:szCs w:val="24"/>
        </w:rPr>
        <w:t xml:space="preserve">Se encargado de proteger, regular, gestionar y promover el uso adecuado de los derechos de propiedad intelectual derivados de las actividades académicas, investigativas, científicas, tecnológicas, extensión de creación artística y cultural. </w:t>
      </w:r>
    </w:p>
    <w:p w14:paraId="617BE45A" w14:textId="77777777" w:rsidR="00CC4632" w:rsidRPr="00810166" w:rsidRDefault="00CC4632" w:rsidP="00CC4632">
      <w:pPr>
        <w:pStyle w:val="Prrafodelista"/>
        <w:numPr>
          <w:ilvl w:val="0"/>
          <w:numId w:val="73"/>
        </w:numPr>
        <w:spacing w:before="100" w:beforeAutospacing="1" w:after="100" w:afterAutospacing="1" w:line="240" w:lineRule="auto"/>
        <w:jc w:val="both"/>
        <w:rPr>
          <w:rFonts w:ascii="Arial" w:hAnsi="Arial" w:cs="Arial"/>
          <w:sz w:val="24"/>
          <w:szCs w:val="24"/>
        </w:rPr>
      </w:pPr>
      <w:r w:rsidRPr="00810166">
        <w:rPr>
          <w:rFonts w:ascii="Arial" w:hAnsi="Arial" w:cs="Arial"/>
          <w:b/>
          <w:bCs/>
          <w:sz w:val="24"/>
          <w:szCs w:val="24"/>
        </w:rPr>
        <w:t>Directores de grupos y Semilleros de investigación</w:t>
      </w:r>
      <w:r w:rsidRPr="00810166">
        <w:rPr>
          <w:rFonts w:ascii="Arial" w:hAnsi="Arial" w:cs="Arial"/>
          <w:sz w:val="24"/>
          <w:szCs w:val="24"/>
        </w:rPr>
        <w:t>: Tutoría y seguimiento de grupos y semilleros.</w:t>
      </w:r>
    </w:p>
    <w:p w14:paraId="68F43AF1" w14:textId="77777777" w:rsidR="00CC4632" w:rsidRPr="00810166" w:rsidRDefault="00CC4632" w:rsidP="00CC4632">
      <w:pPr>
        <w:pStyle w:val="Prrafodelista"/>
        <w:numPr>
          <w:ilvl w:val="0"/>
          <w:numId w:val="73"/>
        </w:numPr>
        <w:spacing w:before="100" w:beforeAutospacing="1" w:after="100" w:afterAutospacing="1" w:line="240" w:lineRule="auto"/>
        <w:jc w:val="both"/>
        <w:rPr>
          <w:rFonts w:ascii="Arial" w:hAnsi="Arial" w:cs="Arial"/>
          <w:sz w:val="24"/>
          <w:szCs w:val="24"/>
        </w:rPr>
      </w:pPr>
      <w:r w:rsidRPr="00810166">
        <w:rPr>
          <w:rFonts w:ascii="Arial" w:hAnsi="Arial" w:cs="Arial"/>
          <w:b/>
          <w:bCs/>
          <w:sz w:val="24"/>
          <w:szCs w:val="24"/>
        </w:rPr>
        <w:t xml:space="preserve">Unidades de Apoyo </w:t>
      </w:r>
      <w:proofErr w:type="spellStart"/>
      <w:r w:rsidRPr="00810166">
        <w:rPr>
          <w:rFonts w:ascii="Arial" w:hAnsi="Arial" w:cs="Arial"/>
          <w:b/>
          <w:bCs/>
          <w:sz w:val="24"/>
          <w:szCs w:val="24"/>
        </w:rPr>
        <w:t>CTeI</w:t>
      </w:r>
      <w:proofErr w:type="spellEnd"/>
      <w:r w:rsidRPr="00810166">
        <w:rPr>
          <w:rFonts w:ascii="Arial" w:hAnsi="Arial" w:cs="Arial"/>
          <w:sz w:val="24"/>
          <w:szCs w:val="24"/>
        </w:rPr>
        <w:t>: Laboratorios, unidades de transferencia tecnológica</w:t>
      </w:r>
    </w:p>
    <w:p w14:paraId="2ABB259F" w14:textId="77777777" w:rsidR="00CC4632" w:rsidRDefault="00CC4632" w:rsidP="005A5A41">
      <w:pPr>
        <w:spacing w:after="0" w:line="240" w:lineRule="auto"/>
        <w:jc w:val="both"/>
        <w:rPr>
          <w:rFonts w:ascii="Arial" w:hAnsi="Arial" w:cs="Arial"/>
          <w:b/>
          <w:bCs/>
          <w:color w:val="000000" w:themeColor="text1"/>
          <w:sz w:val="24"/>
          <w:szCs w:val="24"/>
          <w:highlight w:val="yellow"/>
          <w:lang w:eastAsia="es-ES"/>
        </w:rPr>
      </w:pPr>
    </w:p>
    <w:p w14:paraId="5D63530A" w14:textId="1D823B3E" w:rsidR="00CC4632" w:rsidRPr="00810166" w:rsidRDefault="00CC4632" w:rsidP="00CC4632">
      <w:pPr>
        <w:spacing w:before="100" w:beforeAutospacing="1" w:after="100" w:afterAutospacing="1" w:line="240" w:lineRule="auto"/>
        <w:jc w:val="both"/>
        <w:rPr>
          <w:rFonts w:ascii="Arial" w:hAnsi="Arial" w:cs="Arial"/>
          <w:b/>
          <w:bCs/>
          <w:sz w:val="24"/>
          <w:szCs w:val="24"/>
        </w:rPr>
      </w:pPr>
      <w:r w:rsidRPr="009B3116">
        <w:rPr>
          <w:rFonts w:ascii="Arial" w:hAnsi="Arial" w:cs="Arial"/>
          <w:b/>
        </w:rPr>
        <w:t>ARTÍCULO DECIMO PRIMERO</w:t>
      </w:r>
      <w:r>
        <w:rPr>
          <w:rFonts w:ascii="Arial" w:hAnsi="Arial" w:cs="Arial"/>
          <w:b/>
        </w:rPr>
        <w:t xml:space="preserve">. </w:t>
      </w:r>
      <w:r w:rsidRPr="00810166">
        <w:rPr>
          <w:rFonts w:ascii="Arial" w:hAnsi="Arial" w:cs="Arial"/>
          <w:b/>
          <w:bCs/>
          <w:sz w:val="24"/>
          <w:szCs w:val="24"/>
        </w:rPr>
        <w:t xml:space="preserve"> </w:t>
      </w:r>
      <w:r w:rsidRPr="00810166">
        <w:rPr>
          <w:rFonts w:ascii="Arial" w:hAnsi="Arial" w:cs="Arial"/>
          <w:b/>
          <w:bCs/>
          <w:sz w:val="24"/>
          <w:szCs w:val="24"/>
        </w:rPr>
        <w:t xml:space="preserve">Proceso Metodológico de Investigación: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8"/>
      </w:tblGrid>
      <w:tr w:rsidR="00CC4632" w:rsidRPr="00810166" w14:paraId="29BF3ABA" w14:textId="77777777" w:rsidTr="00DD6F32">
        <w:tc>
          <w:tcPr>
            <w:tcW w:w="8828" w:type="dxa"/>
          </w:tcPr>
          <w:p w14:paraId="4675A171" w14:textId="77777777" w:rsidR="00CC4632" w:rsidRPr="00810166" w:rsidRDefault="00CC4632" w:rsidP="00DD6F32">
            <w:pPr>
              <w:spacing w:before="100" w:beforeAutospacing="1" w:after="100" w:afterAutospacing="1"/>
              <w:jc w:val="center"/>
              <w:rPr>
                <w:rFonts w:ascii="Arial" w:hAnsi="Arial" w:cs="Arial"/>
                <w:sz w:val="24"/>
                <w:szCs w:val="24"/>
              </w:rPr>
            </w:pPr>
            <w:r w:rsidRPr="00810166">
              <w:rPr>
                <w:rFonts w:ascii="Arial" w:hAnsi="Arial" w:cs="Arial"/>
                <w:noProof/>
                <w:sz w:val="24"/>
                <w:szCs w:val="24"/>
              </w:rPr>
              <w:drawing>
                <wp:inline distT="0" distB="0" distL="0" distR="0" wp14:anchorId="4ECF15D8" wp14:editId="7985CF7D">
                  <wp:extent cx="3059430" cy="3059430"/>
                  <wp:effectExtent l="0" t="0" r="7620" b="7620"/>
                  <wp:docPr id="7" name="Imagen 6">
                    <a:extLst xmlns:a="http://schemas.openxmlformats.org/drawingml/2006/main">
                      <a:ext uri="{FF2B5EF4-FFF2-40B4-BE49-F238E27FC236}">
                        <a16:creationId xmlns:a16="http://schemas.microsoft.com/office/drawing/2014/main" id="{866D0328-EAE9-AA4F-DE88-3845E037C2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866D0328-EAE9-AA4F-DE88-3845E037C297}"/>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59430" cy="3059430"/>
                          </a:xfrm>
                          <a:prstGeom prst="rect">
                            <a:avLst/>
                          </a:prstGeom>
                        </pic:spPr>
                      </pic:pic>
                    </a:graphicData>
                  </a:graphic>
                </wp:inline>
              </w:drawing>
            </w:r>
          </w:p>
        </w:tc>
      </w:tr>
      <w:tr w:rsidR="00CC4632" w:rsidRPr="00810166" w14:paraId="3DBC1F2E" w14:textId="77777777" w:rsidTr="00DD6F32">
        <w:tc>
          <w:tcPr>
            <w:tcW w:w="8828" w:type="dxa"/>
          </w:tcPr>
          <w:p w14:paraId="283CC0C5" w14:textId="77777777" w:rsidR="00CC4632" w:rsidRPr="00810166" w:rsidRDefault="00CC4632" w:rsidP="00DD6F32">
            <w:pPr>
              <w:spacing w:before="100" w:beforeAutospacing="1" w:after="100" w:afterAutospacing="1"/>
              <w:jc w:val="both"/>
              <w:rPr>
                <w:rFonts w:ascii="Arial" w:hAnsi="Arial" w:cs="Arial"/>
                <w:sz w:val="24"/>
                <w:szCs w:val="24"/>
              </w:rPr>
            </w:pPr>
            <w:r w:rsidRPr="00810166">
              <w:rPr>
                <w:rFonts w:ascii="Arial" w:hAnsi="Arial" w:cs="Arial"/>
                <w:b/>
                <w:bCs/>
                <w:sz w:val="24"/>
                <w:szCs w:val="24"/>
              </w:rPr>
              <w:t>Figura 1.</w:t>
            </w:r>
            <w:r w:rsidRPr="00810166">
              <w:rPr>
                <w:rFonts w:ascii="Arial" w:hAnsi="Arial" w:cs="Arial"/>
                <w:sz w:val="24"/>
                <w:szCs w:val="24"/>
              </w:rPr>
              <w:t xml:space="preserve"> Estructura de la gestión de la investigación en el Instituto Superior de Educación Rural</w:t>
            </w:r>
          </w:p>
        </w:tc>
      </w:tr>
    </w:tbl>
    <w:p w14:paraId="75050AD7"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color w:val="000000"/>
          <w:sz w:val="24"/>
          <w:szCs w:val="24"/>
        </w:rPr>
      </w:pPr>
    </w:p>
    <w:p w14:paraId="5D7DBFDB" w14:textId="1F629B4C" w:rsidR="00CC4632" w:rsidRPr="00810166" w:rsidRDefault="00CC4632" w:rsidP="00CC4632">
      <w:pPr>
        <w:pBdr>
          <w:top w:val="nil"/>
          <w:left w:val="nil"/>
          <w:bottom w:val="nil"/>
          <w:right w:val="nil"/>
          <w:between w:val="nil"/>
        </w:pBdr>
        <w:spacing w:after="0" w:line="240" w:lineRule="auto"/>
        <w:ind w:hanging="2"/>
        <w:jc w:val="both"/>
        <w:rPr>
          <w:rFonts w:ascii="Arial" w:hAnsi="Arial" w:cs="Arial"/>
          <w:b/>
          <w:bCs/>
          <w:sz w:val="24"/>
          <w:szCs w:val="24"/>
        </w:rPr>
      </w:pPr>
      <w:r w:rsidRPr="009B3116">
        <w:rPr>
          <w:rFonts w:ascii="Arial" w:hAnsi="Arial" w:cs="Arial"/>
          <w:b/>
          <w:color w:val="000000" w:themeColor="text1"/>
        </w:rPr>
        <w:t>ARTÍCULO DECIMO SEGUNDO</w:t>
      </w:r>
      <w:r>
        <w:rPr>
          <w:rFonts w:ascii="Arial" w:hAnsi="Arial" w:cs="Arial"/>
          <w:b/>
          <w:bCs/>
          <w:sz w:val="24"/>
          <w:szCs w:val="24"/>
        </w:rPr>
        <w:t xml:space="preserve">. </w:t>
      </w:r>
      <w:r w:rsidRPr="00810166">
        <w:rPr>
          <w:rFonts w:ascii="Arial" w:hAnsi="Arial" w:cs="Arial"/>
          <w:b/>
          <w:bCs/>
          <w:sz w:val="24"/>
          <w:szCs w:val="24"/>
        </w:rPr>
        <w:t>Gestión de la investigación</w:t>
      </w:r>
    </w:p>
    <w:p w14:paraId="3C36282C"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b/>
          <w:bCs/>
          <w:sz w:val="24"/>
          <w:szCs w:val="24"/>
        </w:rPr>
      </w:pPr>
    </w:p>
    <w:p w14:paraId="04B0043E"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b/>
          <w:bCs/>
          <w:sz w:val="24"/>
          <w:szCs w:val="24"/>
        </w:rPr>
      </w:pPr>
      <w:r w:rsidRPr="00810166">
        <w:rPr>
          <w:rFonts w:ascii="Arial" w:hAnsi="Arial" w:cs="Arial"/>
          <w:b/>
          <w:bCs/>
          <w:sz w:val="24"/>
          <w:szCs w:val="24"/>
        </w:rPr>
        <w:lastRenderedPageBreak/>
        <w:drawing>
          <wp:inline distT="0" distB="0" distL="0" distR="0" wp14:anchorId="1D75EE51" wp14:editId="50444F4C">
            <wp:extent cx="5612130" cy="2899410"/>
            <wp:effectExtent l="0" t="0" r="7620" b="0"/>
            <wp:docPr id="1663306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06044" name=""/>
                    <pic:cNvPicPr/>
                  </pic:nvPicPr>
                  <pic:blipFill>
                    <a:blip r:embed="rId10"/>
                    <a:stretch>
                      <a:fillRect/>
                    </a:stretch>
                  </pic:blipFill>
                  <pic:spPr>
                    <a:xfrm>
                      <a:off x="0" y="0"/>
                      <a:ext cx="5612130" cy="2899410"/>
                    </a:xfrm>
                    <a:prstGeom prst="rect">
                      <a:avLst/>
                    </a:prstGeom>
                  </pic:spPr>
                </pic:pic>
              </a:graphicData>
            </a:graphic>
          </wp:inline>
        </w:drawing>
      </w:r>
    </w:p>
    <w:p w14:paraId="6F9F7358" w14:textId="13E7E172" w:rsidR="00CC4632" w:rsidRPr="00810166" w:rsidRDefault="00CC4632" w:rsidP="00CC4632">
      <w:pPr>
        <w:suppressAutoHyphens/>
        <w:autoSpaceDE w:val="0"/>
        <w:autoSpaceDN w:val="0"/>
        <w:adjustRightInd w:val="0"/>
        <w:spacing w:after="0" w:line="240" w:lineRule="auto"/>
        <w:jc w:val="both"/>
        <w:textAlignment w:val="baseline"/>
        <w:rPr>
          <w:rFonts w:ascii="Arial" w:hAnsi="Arial" w:cs="Arial"/>
          <w:sz w:val="24"/>
          <w:szCs w:val="24"/>
        </w:rPr>
      </w:pPr>
      <w:r w:rsidRPr="009B3116">
        <w:rPr>
          <w:rFonts w:ascii="Arial" w:hAnsi="Arial" w:cs="Arial"/>
          <w:b/>
          <w:bCs/>
          <w:color w:val="000000" w:themeColor="text1"/>
          <w:lang w:val="es-ES" w:eastAsia="es-ES"/>
        </w:rPr>
        <w:t xml:space="preserve">ARTÍCULO </w:t>
      </w:r>
      <w:r w:rsidRPr="009B3116">
        <w:rPr>
          <w:rFonts w:ascii="Arial" w:hAnsi="Arial" w:cs="Arial"/>
          <w:b/>
          <w:color w:val="000000" w:themeColor="text1"/>
        </w:rPr>
        <w:t>DECIMO TERCERO</w:t>
      </w:r>
      <w:r>
        <w:rPr>
          <w:rFonts w:ascii="Arial" w:hAnsi="Arial" w:cs="Arial"/>
          <w:b/>
          <w:bCs/>
          <w:sz w:val="24"/>
          <w:szCs w:val="24"/>
        </w:rPr>
        <w:t xml:space="preserve">. </w:t>
      </w:r>
      <w:r w:rsidRPr="00810166">
        <w:rPr>
          <w:rFonts w:ascii="Arial" w:hAnsi="Arial" w:cs="Arial"/>
          <w:b/>
          <w:bCs/>
          <w:sz w:val="24"/>
          <w:szCs w:val="24"/>
        </w:rPr>
        <w:t xml:space="preserve">Comité Central de Investigación Institucional. </w:t>
      </w:r>
      <w:r w:rsidRPr="00810166">
        <w:rPr>
          <w:rFonts w:ascii="Arial" w:hAnsi="Arial" w:cs="Arial"/>
          <w:sz w:val="24"/>
          <w:szCs w:val="24"/>
        </w:rPr>
        <w:t>El Comité de Investigación institucional es un cuerpo colegiado, con carácter de asesor de la Vicerrectoría de investigación, encargado de la planificación y orientación estratégica de la investigación institucional está integrado por el vicerrector de investigación y extensión, quién lo preside, los decanos de las Facultades académicas, los directores de los grupos de investigación, un representante de los profesores perteneciente  a los semilleros, un representante de los estudiantes</w:t>
      </w:r>
      <w:r>
        <w:rPr>
          <w:rFonts w:ascii="Arial" w:hAnsi="Arial" w:cs="Arial"/>
          <w:sz w:val="24"/>
          <w:szCs w:val="24"/>
        </w:rPr>
        <w:t xml:space="preserve"> </w:t>
      </w:r>
      <w:r w:rsidRPr="00810166">
        <w:rPr>
          <w:rFonts w:ascii="Arial" w:hAnsi="Arial" w:cs="Arial"/>
          <w:sz w:val="24"/>
          <w:szCs w:val="24"/>
        </w:rPr>
        <w:t>e invitados según la necesidad de este.</w:t>
      </w:r>
    </w:p>
    <w:p w14:paraId="5318F958" w14:textId="77777777" w:rsidR="00CC4632" w:rsidRPr="00810166" w:rsidRDefault="00CC4632" w:rsidP="00CC4632">
      <w:pPr>
        <w:suppressAutoHyphens/>
        <w:autoSpaceDE w:val="0"/>
        <w:autoSpaceDN w:val="0"/>
        <w:adjustRightInd w:val="0"/>
        <w:spacing w:after="0" w:line="240" w:lineRule="auto"/>
        <w:jc w:val="both"/>
        <w:textAlignment w:val="baseline"/>
        <w:rPr>
          <w:rFonts w:ascii="Arial" w:hAnsi="Arial" w:cs="Arial"/>
          <w:sz w:val="24"/>
          <w:szCs w:val="24"/>
        </w:rPr>
      </w:pPr>
    </w:p>
    <w:p w14:paraId="002280E9" w14:textId="77777777" w:rsidR="00CC4632" w:rsidRPr="00810166" w:rsidRDefault="00CC4632" w:rsidP="00CC4632">
      <w:pPr>
        <w:suppressAutoHyphens/>
        <w:autoSpaceDE w:val="0"/>
        <w:autoSpaceDN w:val="0"/>
        <w:adjustRightInd w:val="0"/>
        <w:spacing w:after="0" w:line="240" w:lineRule="auto"/>
        <w:jc w:val="both"/>
        <w:textAlignment w:val="baseline"/>
        <w:rPr>
          <w:rFonts w:ascii="Arial" w:hAnsi="Arial" w:cs="Arial"/>
          <w:color w:val="000000" w:themeColor="text1"/>
          <w:sz w:val="24"/>
          <w:szCs w:val="24"/>
        </w:rPr>
      </w:pPr>
      <w:r w:rsidRPr="00810166">
        <w:rPr>
          <w:rFonts w:ascii="Arial" w:hAnsi="Arial" w:cs="Arial"/>
          <w:b/>
          <w:bCs/>
          <w:color w:val="000000" w:themeColor="text1"/>
          <w:sz w:val="24"/>
          <w:szCs w:val="24"/>
        </w:rPr>
        <w:t>PARÁGRAFO 1:</w:t>
      </w:r>
      <w:r w:rsidRPr="00810166">
        <w:rPr>
          <w:rFonts w:ascii="Arial" w:hAnsi="Arial" w:cs="Arial"/>
          <w:color w:val="000000" w:themeColor="text1"/>
          <w:sz w:val="24"/>
          <w:szCs w:val="24"/>
        </w:rPr>
        <w:t xml:space="preserve"> La Secretaría Técnica del Comité de Investigación será definida por los miembros del Comité. </w:t>
      </w:r>
      <w:r w:rsidRPr="00810166">
        <w:rPr>
          <w:rFonts w:ascii="Arial" w:hAnsi="Arial" w:cs="Arial"/>
          <w:sz w:val="24"/>
          <w:szCs w:val="24"/>
        </w:rPr>
        <w:t xml:space="preserve">Esta secretaría técnica se encargará de coordinar las actividades administrativas, logísticas y de seguimiento del Comité, garantizando su adecuado </w:t>
      </w:r>
      <w:r w:rsidRPr="00810166">
        <w:rPr>
          <w:rFonts w:ascii="Arial" w:hAnsi="Arial" w:cs="Arial"/>
          <w:color w:val="000000" w:themeColor="text1"/>
          <w:sz w:val="24"/>
          <w:szCs w:val="24"/>
        </w:rPr>
        <w:t>funcionamiento. Esta Secretaría tendrá la responsabilidad de convocar las sesiones, registrar los acuerdos y asegurar la implementación de las normativas relacionadas con los procesos de investigación, así como facilitar la comunicación entre los miembros del Comité y la Vicerrectoría Académica.</w:t>
      </w:r>
    </w:p>
    <w:p w14:paraId="46B81940"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b/>
          <w:bCs/>
          <w:sz w:val="24"/>
          <w:szCs w:val="24"/>
        </w:rPr>
      </w:pPr>
    </w:p>
    <w:p w14:paraId="1FAD8558" w14:textId="7EDD0DD2" w:rsidR="00CC4632" w:rsidRPr="00810166" w:rsidRDefault="00CC4632" w:rsidP="00CC4632">
      <w:pPr>
        <w:autoSpaceDE w:val="0"/>
        <w:autoSpaceDN w:val="0"/>
        <w:adjustRightInd w:val="0"/>
        <w:spacing w:after="0" w:line="240" w:lineRule="auto"/>
        <w:jc w:val="both"/>
        <w:rPr>
          <w:rFonts w:ascii="Arial" w:hAnsi="Arial" w:cs="Arial"/>
          <w:color w:val="000000" w:themeColor="text1"/>
          <w:sz w:val="24"/>
          <w:szCs w:val="24"/>
        </w:rPr>
      </w:pPr>
      <w:r w:rsidRPr="009B3116">
        <w:rPr>
          <w:rFonts w:ascii="Arial" w:hAnsi="Arial" w:cs="Arial"/>
          <w:b/>
          <w:color w:val="000000" w:themeColor="text1"/>
        </w:rPr>
        <w:t>ARTÍCULO DECIMO CUARTO</w:t>
      </w:r>
      <w:r>
        <w:rPr>
          <w:rFonts w:ascii="Arial" w:hAnsi="Arial" w:cs="Arial"/>
          <w:b/>
          <w:bCs/>
          <w:color w:val="000000" w:themeColor="text1"/>
          <w:sz w:val="24"/>
          <w:szCs w:val="24"/>
        </w:rPr>
        <w:t xml:space="preserve">. </w:t>
      </w:r>
      <w:r w:rsidRPr="00810166">
        <w:rPr>
          <w:rFonts w:ascii="Arial" w:hAnsi="Arial" w:cs="Arial"/>
          <w:b/>
          <w:bCs/>
          <w:color w:val="000000" w:themeColor="text1"/>
          <w:sz w:val="24"/>
          <w:szCs w:val="24"/>
        </w:rPr>
        <w:t>Funciones del Comité Central de Investigación.</w:t>
      </w:r>
      <w:r w:rsidRPr="00810166">
        <w:rPr>
          <w:rFonts w:ascii="Arial" w:hAnsi="Arial" w:cs="Arial"/>
          <w:color w:val="000000" w:themeColor="text1"/>
          <w:sz w:val="24"/>
          <w:szCs w:val="24"/>
        </w:rPr>
        <w:t xml:space="preserve"> Las funciones son:</w:t>
      </w:r>
    </w:p>
    <w:p w14:paraId="5EE141B5" w14:textId="77777777" w:rsidR="00CC4632" w:rsidRPr="00810166" w:rsidRDefault="00CC4632" w:rsidP="00CC4632">
      <w:pPr>
        <w:autoSpaceDE w:val="0"/>
        <w:autoSpaceDN w:val="0"/>
        <w:adjustRightInd w:val="0"/>
        <w:spacing w:after="0" w:line="240" w:lineRule="auto"/>
        <w:jc w:val="both"/>
        <w:rPr>
          <w:rFonts w:ascii="Arial" w:hAnsi="Arial" w:cs="Arial"/>
          <w:color w:val="000000" w:themeColor="text1"/>
          <w:sz w:val="24"/>
          <w:szCs w:val="24"/>
        </w:rPr>
      </w:pPr>
    </w:p>
    <w:p w14:paraId="02A29433" w14:textId="77777777" w:rsidR="00CC4632" w:rsidRPr="00810166" w:rsidRDefault="00CC4632" w:rsidP="00CC4632">
      <w:pPr>
        <w:pStyle w:val="Prrafodelista"/>
        <w:numPr>
          <w:ilvl w:val="0"/>
          <w:numId w:val="77"/>
        </w:numPr>
        <w:tabs>
          <w:tab w:val="left" w:pos="142"/>
        </w:tabs>
        <w:autoSpaceDE w:val="0"/>
        <w:autoSpaceDN w:val="0"/>
        <w:adjustRightInd w:val="0"/>
        <w:spacing w:after="0" w:line="240" w:lineRule="auto"/>
        <w:jc w:val="both"/>
        <w:rPr>
          <w:rFonts w:ascii="Arial" w:hAnsi="Arial" w:cs="Arial"/>
          <w:color w:val="000000" w:themeColor="text1"/>
          <w:sz w:val="24"/>
          <w:szCs w:val="24"/>
        </w:rPr>
      </w:pPr>
      <w:r w:rsidRPr="00810166">
        <w:rPr>
          <w:rFonts w:ascii="Arial" w:hAnsi="Arial" w:cs="Arial"/>
          <w:color w:val="000000" w:themeColor="text1"/>
          <w:sz w:val="24"/>
          <w:szCs w:val="24"/>
        </w:rPr>
        <w:t>Asesorar a la vicerrectoría de investigaciones en todos los aspectos relacionados con el proceso de investigación en la institución.</w:t>
      </w:r>
    </w:p>
    <w:p w14:paraId="321C1B08" w14:textId="77777777" w:rsidR="00CC4632" w:rsidRPr="00810166" w:rsidRDefault="00CC4632" w:rsidP="00CC4632">
      <w:pPr>
        <w:pStyle w:val="Prrafodelista"/>
        <w:numPr>
          <w:ilvl w:val="0"/>
          <w:numId w:val="77"/>
        </w:numPr>
        <w:tabs>
          <w:tab w:val="left" w:pos="142"/>
        </w:tabs>
        <w:autoSpaceDE w:val="0"/>
        <w:autoSpaceDN w:val="0"/>
        <w:adjustRightInd w:val="0"/>
        <w:spacing w:after="0" w:line="240" w:lineRule="auto"/>
        <w:jc w:val="both"/>
        <w:rPr>
          <w:rFonts w:ascii="Arial" w:hAnsi="Arial" w:cs="Arial"/>
          <w:color w:val="000000" w:themeColor="text1"/>
          <w:sz w:val="24"/>
          <w:szCs w:val="24"/>
        </w:rPr>
      </w:pPr>
      <w:r w:rsidRPr="00810166">
        <w:rPr>
          <w:rFonts w:ascii="Arial" w:hAnsi="Arial" w:cs="Arial"/>
          <w:color w:val="000000" w:themeColor="text1"/>
          <w:sz w:val="24"/>
          <w:szCs w:val="24"/>
        </w:rPr>
        <w:t>Establecer los procedimientos para desarrollar el proceso de investigación en la institución.</w:t>
      </w:r>
    </w:p>
    <w:p w14:paraId="7B45C5B7" w14:textId="77777777" w:rsidR="00CC4632" w:rsidRPr="00810166" w:rsidRDefault="00CC4632" w:rsidP="00CC4632">
      <w:pPr>
        <w:pStyle w:val="Prrafodelista"/>
        <w:numPr>
          <w:ilvl w:val="0"/>
          <w:numId w:val="77"/>
        </w:numPr>
        <w:tabs>
          <w:tab w:val="left" w:pos="142"/>
        </w:tabs>
        <w:autoSpaceDE w:val="0"/>
        <w:autoSpaceDN w:val="0"/>
        <w:adjustRightInd w:val="0"/>
        <w:spacing w:after="0" w:line="240" w:lineRule="auto"/>
        <w:jc w:val="both"/>
        <w:rPr>
          <w:rFonts w:ascii="Arial" w:hAnsi="Arial" w:cs="Arial"/>
          <w:color w:val="000000" w:themeColor="text1"/>
          <w:sz w:val="24"/>
          <w:szCs w:val="24"/>
        </w:rPr>
      </w:pPr>
      <w:r w:rsidRPr="00810166">
        <w:rPr>
          <w:rFonts w:ascii="Arial" w:hAnsi="Arial" w:cs="Arial"/>
          <w:color w:val="000000" w:themeColor="text1"/>
          <w:sz w:val="24"/>
          <w:szCs w:val="24"/>
        </w:rPr>
        <w:lastRenderedPageBreak/>
        <w:t>Formular, orientar, dirigir, coordinar, ejecutar e implementar las políticas del Sistema de Investigación del Instituto Superior de Educación Rural.</w:t>
      </w:r>
    </w:p>
    <w:p w14:paraId="3EBEFD15" w14:textId="77777777" w:rsidR="00CC4632" w:rsidRPr="00810166" w:rsidRDefault="00CC4632" w:rsidP="00CC4632">
      <w:pPr>
        <w:pStyle w:val="Prrafodelista"/>
        <w:numPr>
          <w:ilvl w:val="0"/>
          <w:numId w:val="77"/>
        </w:numPr>
        <w:tabs>
          <w:tab w:val="left" w:pos="142"/>
        </w:tabs>
        <w:autoSpaceDE w:val="0"/>
        <w:autoSpaceDN w:val="0"/>
        <w:adjustRightInd w:val="0"/>
        <w:spacing w:after="0" w:line="240" w:lineRule="auto"/>
        <w:jc w:val="both"/>
        <w:rPr>
          <w:rFonts w:ascii="Arial" w:hAnsi="Arial" w:cs="Arial"/>
          <w:color w:val="000000" w:themeColor="text1"/>
          <w:sz w:val="24"/>
          <w:szCs w:val="24"/>
        </w:rPr>
      </w:pPr>
      <w:r w:rsidRPr="00810166">
        <w:rPr>
          <w:rFonts w:ascii="Arial" w:hAnsi="Arial" w:cs="Arial"/>
          <w:color w:val="000000" w:themeColor="text1"/>
          <w:sz w:val="24"/>
          <w:szCs w:val="24"/>
        </w:rPr>
        <w:t xml:space="preserve">Aprobar las Convocatorias de proyectos de Investigación en la institución. </w:t>
      </w:r>
    </w:p>
    <w:p w14:paraId="3FFFF55B" w14:textId="77777777" w:rsidR="00CC4632" w:rsidRPr="00810166" w:rsidRDefault="00CC4632" w:rsidP="00CC4632">
      <w:pPr>
        <w:pStyle w:val="Prrafodelista"/>
        <w:numPr>
          <w:ilvl w:val="0"/>
          <w:numId w:val="77"/>
        </w:numPr>
        <w:tabs>
          <w:tab w:val="left" w:pos="142"/>
        </w:tabs>
        <w:autoSpaceDE w:val="0"/>
        <w:autoSpaceDN w:val="0"/>
        <w:adjustRightInd w:val="0"/>
        <w:spacing w:after="0" w:line="240" w:lineRule="auto"/>
        <w:jc w:val="both"/>
        <w:rPr>
          <w:rFonts w:ascii="Arial" w:hAnsi="Arial" w:cs="Arial"/>
          <w:color w:val="000000" w:themeColor="text1"/>
          <w:sz w:val="24"/>
          <w:szCs w:val="24"/>
        </w:rPr>
      </w:pPr>
      <w:r w:rsidRPr="00810166">
        <w:rPr>
          <w:rFonts w:ascii="Arial" w:hAnsi="Arial" w:cs="Arial"/>
          <w:color w:val="000000" w:themeColor="text1"/>
          <w:sz w:val="24"/>
          <w:szCs w:val="24"/>
        </w:rPr>
        <w:t xml:space="preserve">Avalar los grupos de investigación, investigadores y revistas en el aplicativo de </w:t>
      </w:r>
      <w:proofErr w:type="spellStart"/>
      <w:r w:rsidRPr="00810166">
        <w:rPr>
          <w:rFonts w:ascii="Arial" w:hAnsi="Arial" w:cs="Arial"/>
          <w:color w:val="000000" w:themeColor="text1"/>
          <w:sz w:val="24"/>
          <w:szCs w:val="24"/>
        </w:rPr>
        <w:t>InstituLAC</w:t>
      </w:r>
      <w:proofErr w:type="spellEnd"/>
      <w:r w:rsidRPr="00810166">
        <w:rPr>
          <w:rFonts w:ascii="Arial" w:hAnsi="Arial" w:cs="Arial"/>
          <w:color w:val="000000" w:themeColor="text1"/>
          <w:sz w:val="24"/>
          <w:szCs w:val="24"/>
        </w:rPr>
        <w:t xml:space="preserve"> de MINCIENCIAS en el Sistema Nacional de Ciencia, Tecnología e Innovación –</w:t>
      </w:r>
      <w:proofErr w:type="spellStart"/>
      <w:r w:rsidRPr="00810166">
        <w:rPr>
          <w:rFonts w:ascii="Arial" w:hAnsi="Arial" w:cs="Arial"/>
          <w:color w:val="000000" w:themeColor="text1"/>
          <w:sz w:val="24"/>
          <w:szCs w:val="24"/>
        </w:rPr>
        <w:t>SNCTel</w:t>
      </w:r>
      <w:proofErr w:type="spellEnd"/>
      <w:r w:rsidRPr="00810166">
        <w:rPr>
          <w:rFonts w:ascii="Arial" w:hAnsi="Arial" w:cs="Arial"/>
          <w:color w:val="000000" w:themeColor="text1"/>
          <w:sz w:val="24"/>
          <w:szCs w:val="24"/>
        </w:rPr>
        <w:t>.</w:t>
      </w:r>
    </w:p>
    <w:p w14:paraId="59747F05" w14:textId="77777777" w:rsidR="00CC4632" w:rsidRPr="00810166" w:rsidRDefault="00CC4632" w:rsidP="00CC4632">
      <w:pPr>
        <w:pStyle w:val="Prrafodelista"/>
        <w:numPr>
          <w:ilvl w:val="0"/>
          <w:numId w:val="77"/>
        </w:numPr>
        <w:tabs>
          <w:tab w:val="left" w:pos="142"/>
        </w:tabs>
        <w:autoSpaceDE w:val="0"/>
        <w:autoSpaceDN w:val="0"/>
        <w:adjustRightInd w:val="0"/>
        <w:spacing w:after="0" w:line="240" w:lineRule="auto"/>
        <w:jc w:val="both"/>
        <w:rPr>
          <w:rFonts w:ascii="Arial" w:hAnsi="Arial" w:cs="Arial"/>
          <w:color w:val="000000" w:themeColor="text1"/>
          <w:sz w:val="24"/>
          <w:szCs w:val="24"/>
        </w:rPr>
      </w:pPr>
      <w:r w:rsidRPr="00810166">
        <w:rPr>
          <w:rFonts w:ascii="Arial" w:hAnsi="Arial" w:cs="Arial"/>
          <w:color w:val="000000" w:themeColor="text1"/>
          <w:sz w:val="24"/>
          <w:szCs w:val="24"/>
        </w:rPr>
        <w:t>Coordinar el desarrollo e integración de la formación para la investigación en los procesos de aprendizaje - enseñanza en la Institución.</w:t>
      </w:r>
    </w:p>
    <w:p w14:paraId="6539D049" w14:textId="77777777" w:rsidR="00CC4632" w:rsidRPr="00810166" w:rsidRDefault="00CC4632" w:rsidP="00CC4632">
      <w:pPr>
        <w:pStyle w:val="Prrafodelista"/>
        <w:numPr>
          <w:ilvl w:val="0"/>
          <w:numId w:val="77"/>
        </w:numPr>
        <w:tabs>
          <w:tab w:val="left" w:pos="142"/>
        </w:tabs>
        <w:autoSpaceDE w:val="0"/>
        <w:autoSpaceDN w:val="0"/>
        <w:adjustRightInd w:val="0"/>
        <w:spacing w:after="0" w:line="240" w:lineRule="auto"/>
        <w:jc w:val="both"/>
        <w:rPr>
          <w:rFonts w:ascii="Arial" w:hAnsi="Arial" w:cs="Arial"/>
          <w:color w:val="000000" w:themeColor="text1"/>
          <w:sz w:val="24"/>
          <w:szCs w:val="24"/>
        </w:rPr>
      </w:pPr>
      <w:r w:rsidRPr="00810166">
        <w:rPr>
          <w:rFonts w:ascii="Arial" w:hAnsi="Arial" w:cs="Arial"/>
          <w:color w:val="000000" w:themeColor="text1"/>
          <w:sz w:val="24"/>
          <w:szCs w:val="24"/>
        </w:rPr>
        <w:t xml:space="preserve">Gestionar el apoyo a los profesores con responsabilidad académica en investigación para promover la producción de nuevo conocimiento, desarrollo tecnológico e innovación, apropiación social y formación de talento humano en la institución. </w:t>
      </w:r>
    </w:p>
    <w:p w14:paraId="75F868D1" w14:textId="77777777" w:rsidR="00CC4632" w:rsidRPr="00810166" w:rsidRDefault="00CC4632" w:rsidP="00CC4632">
      <w:pPr>
        <w:pStyle w:val="Prrafodelista"/>
        <w:numPr>
          <w:ilvl w:val="0"/>
          <w:numId w:val="77"/>
        </w:numPr>
        <w:tabs>
          <w:tab w:val="left" w:pos="142"/>
        </w:tabs>
        <w:autoSpaceDE w:val="0"/>
        <w:autoSpaceDN w:val="0"/>
        <w:adjustRightInd w:val="0"/>
        <w:spacing w:after="0" w:line="240" w:lineRule="auto"/>
        <w:jc w:val="both"/>
        <w:rPr>
          <w:rFonts w:ascii="Arial" w:hAnsi="Arial" w:cs="Arial"/>
          <w:color w:val="000000" w:themeColor="text1"/>
          <w:sz w:val="24"/>
          <w:szCs w:val="24"/>
        </w:rPr>
      </w:pPr>
      <w:r w:rsidRPr="00810166">
        <w:rPr>
          <w:rFonts w:ascii="Arial" w:hAnsi="Arial" w:cs="Arial"/>
          <w:color w:val="000000" w:themeColor="text1"/>
          <w:sz w:val="24"/>
          <w:szCs w:val="24"/>
        </w:rPr>
        <w:t xml:space="preserve">Incentivar y fomentar redes de investigación y académicas, alianzas de cooperación y participación en mesas sectoriales que conduzcan al alcance de las metas del Plan de Desarrollo Institucional. </w:t>
      </w:r>
    </w:p>
    <w:p w14:paraId="55DA1422" w14:textId="77777777" w:rsidR="00CC4632" w:rsidRPr="00810166" w:rsidRDefault="00CC4632" w:rsidP="00CC4632">
      <w:pPr>
        <w:pStyle w:val="Prrafodelista"/>
        <w:numPr>
          <w:ilvl w:val="0"/>
          <w:numId w:val="77"/>
        </w:numPr>
        <w:tabs>
          <w:tab w:val="left" w:pos="142"/>
        </w:tabs>
        <w:autoSpaceDE w:val="0"/>
        <w:autoSpaceDN w:val="0"/>
        <w:adjustRightInd w:val="0"/>
        <w:spacing w:after="0" w:line="240" w:lineRule="auto"/>
        <w:jc w:val="both"/>
        <w:rPr>
          <w:rFonts w:ascii="Arial" w:hAnsi="Arial" w:cs="Arial"/>
          <w:color w:val="000000" w:themeColor="text1"/>
          <w:sz w:val="24"/>
          <w:szCs w:val="24"/>
        </w:rPr>
      </w:pPr>
      <w:r w:rsidRPr="00810166">
        <w:rPr>
          <w:rFonts w:ascii="Arial" w:hAnsi="Arial" w:cs="Arial"/>
          <w:color w:val="000000" w:themeColor="text1"/>
          <w:sz w:val="24"/>
          <w:szCs w:val="24"/>
        </w:rPr>
        <w:t xml:space="preserve">Promover y fomentar el desarrollo de espacios, eventos, actividades y divulgación de los productos de investigación por parte de los diferentes actores de la institución. </w:t>
      </w:r>
    </w:p>
    <w:p w14:paraId="2A434015" w14:textId="77777777" w:rsidR="00CC4632" w:rsidRPr="00810166" w:rsidRDefault="00CC4632" w:rsidP="00CC4632">
      <w:pPr>
        <w:pStyle w:val="Prrafodelista"/>
        <w:numPr>
          <w:ilvl w:val="0"/>
          <w:numId w:val="77"/>
        </w:numPr>
        <w:tabs>
          <w:tab w:val="left" w:pos="142"/>
        </w:tabs>
        <w:autoSpaceDE w:val="0"/>
        <w:autoSpaceDN w:val="0"/>
        <w:adjustRightInd w:val="0"/>
        <w:spacing w:after="0" w:line="240" w:lineRule="auto"/>
        <w:jc w:val="both"/>
        <w:rPr>
          <w:rFonts w:ascii="Arial" w:hAnsi="Arial" w:cs="Arial"/>
          <w:color w:val="000000" w:themeColor="text1"/>
          <w:sz w:val="24"/>
          <w:szCs w:val="24"/>
        </w:rPr>
      </w:pPr>
      <w:r w:rsidRPr="00810166">
        <w:rPr>
          <w:rFonts w:ascii="Arial" w:hAnsi="Arial" w:cs="Arial"/>
          <w:color w:val="000000" w:themeColor="text1"/>
          <w:sz w:val="24"/>
          <w:szCs w:val="24"/>
        </w:rPr>
        <w:t>Conceptuar ante los organismos competentes, el otorgamiento de estímulos a la investigación.</w:t>
      </w:r>
    </w:p>
    <w:p w14:paraId="70FE3666" w14:textId="77777777" w:rsidR="00CC4632" w:rsidRPr="00810166" w:rsidRDefault="00CC4632" w:rsidP="00CC4632">
      <w:pPr>
        <w:suppressAutoHyphens/>
        <w:autoSpaceDE w:val="0"/>
        <w:autoSpaceDN w:val="0"/>
        <w:adjustRightInd w:val="0"/>
        <w:spacing w:after="0" w:line="240" w:lineRule="auto"/>
        <w:ind w:left="360"/>
        <w:jc w:val="both"/>
        <w:textAlignment w:val="baseline"/>
        <w:rPr>
          <w:rFonts w:ascii="Arial" w:hAnsi="Arial" w:cs="Arial"/>
          <w:b/>
          <w:bCs/>
          <w:sz w:val="24"/>
          <w:szCs w:val="24"/>
        </w:rPr>
      </w:pPr>
    </w:p>
    <w:p w14:paraId="6379DFEA" w14:textId="77777777" w:rsidR="00CC4632" w:rsidRPr="00810166" w:rsidRDefault="00CC4632" w:rsidP="00CC4632">
      <w:pPr>
        <w:suppressAutoHyphens/>
        <w:autoSpaceDE w:val="0"/>
        <w:autoSpaceDN w:val="0"/>
        <w:adjustRightInd w:val="0"/>
        <w:spacing w:after="0" w:line="240" w:lineRule="auto"/>
        <w:jc w:val="both"/>
        <w:textAlignment w:val="baseline"/>
        <w:rPr>
          <w:rFonts w:ascii="Arial" w:hAnsi="Arial" w:cs="Arial"/>
          <w:sz w:val="24"/>
          <w:szCs w:val="24"/>
        </w:rPr>
      </w:pPr>
      <w:r w:rsidRPr="00810166">
        <w:rPr>
          <w:rFonts w:ascii="Arial" w:hAnsi="Arial" w:cs="Arial"/>
          <w:b/>
          <w:bCs/>
          <w:sz w:val="24"/>
          <w:szCs w:val="24"/>
        </w:rPr>
        <w:t>PARÁGRAFO</w:t>
      </w:r>
      <w:r w:rsidRPr="00810166">
        <w:rPr>
          <w:rFonts w:ascii="Arial" w:hAnsi="Arial" w:cs="Arial"/>
          <w:b/>
          <w:bCs/>
          <w:color w:val="000000" w:themeColor="text1"/>
          <w:sz w:val="24"/>
          <w:szCs w:val="24"/>
        </w:rPr>
        <w:t xml:space="preserve"> 1:</w:t>
      </w:r>
      <w:r w:rsidRPr="00810166">
        <w:rPr>
          <w:rFonts w:ascii="Arial" w:hAnsi="Arial" w:cs="Arial"/>
          <w:color w:val="000000" w:themeColor="text1"/>
          <w:sz w:val="24"/>
          <w:szCs w:val="24"/>
        </w:rPr>
        <w:t xml:space="preserve"> La reglamentación detallada de la estructura y funcionamiento del Comité de Investigación </w:t>
      </w:r>
      <w:r w:rsidRPr="00810166">
        <w:rPr>
          <w:rFonts w:ascii="Arial" w:hAnsi="Arial" w:cs="Arial"/>
          <w:sz w:val="24"/>
          <w:szCs w:val="24"/>
        </w:rPr>
        <w:t>será expedida mediante acto administrativo de rectoría, con el propósito de garantizar su correcta implementación y adecuada coordinación con las demás instancias institucionales.</w:t>
      </w:r>
    </w:p>
    <w:p w14:paraId="558FED65"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b/>
          <w:bCs/>
          <w:sz w:val="24"/>
          <w:szCs w:val="24"/>
        </w:rPr>
      </w:pPr>
    </w:p>
    <w:p w14:paraId="0D933049"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b/>
          <w:bCs/>
          <w:sz w:val="24"/>
          <w:szCs w:val="24"/>
        </w:rPr>
      </w:pPr>
    </w:p>
    <w:p w14:paraId="62B005E8" w14:textId="69CFC564" w:rsidR="00CC4632" w:rsidRPr="00810166" w:rsidRDefault="00CC4632" w:rsidP="00CC4632">
      <w:pPr>
        <w:pBdr>
          <w:top w:val="nil"/>
          <w:left w:val="nil"/>
          <w:bottom w:val="nil"/>
          <w:right w:val="nil"/>
          <w:between w:val="nil"/>
        </w:pBdr>
        <w:spacing w:after="0" w:line="240" w:lineRule="auto"/>
        <w:ind w:hanging="2"/>
        <w:jc w:val="both"/>
        <w:rPr>
          <w:rFonts w:ascii="Arial" w:hAnsi="Arial" w:cs="Arial"/>
          <w:sz w:val="24"/>
          <w:szCs w:val="24"/>
        </w:rPr>
      </w:pPr>
      <w:r w:rsidRPr="009B3116">
        <w:rPr>
          <w:rFonts w:ascii="Arial" w:hAnsi="Arial" w:cs="Arial"/>
          <w:b/>
          <w:bCs/>
          <w:color w:val="000000" w:themeColor="text1"/>
        </w:rPr>
        <w:t>ARTICULO DECIMO QUINTO</w:t>
      </w:r>
      <w:r>
        <w:rPr>
          <w:rFonts w:ascii="Arial" w:hAnsi="Arial" w:cs="Arial"/>
          <w:b/>
          <w:bCs/>
          <w:sz w:val="24"/>
          <w:szCs w:val="24"/>
        </w:rPr>
        <w:t xml:space="preserve">. </w:t>
      </w:r>
      <w:r w:rsidRPr="00810166">
        <w:rPr>
          <w:rFonts w:ascii="Arial" w:hAnsi="Arial" w:cs="Arial"/>
          <w:b/>
          <w:bCs/>
          <w:sz w:val="24"/>
          <w:szCs w:val="24"/>
        </w:rPr>
        <w:t>Comité de ética, bioética e integridad científica.</w:t>
      </w:r>
      <w:r w:rsidRPr="00810166">
        <w:rPr>
          <w:rFonts w:ascii="Arial" w:hAnsi="Arial" w:cs="Arial"/>
          <w:sz w:val="24"/>
          <w:szCs w:val="24"/>
        </w:rPr>
        <w:t xml:space="preserve"> Es una instancia colegiada ejecutora de la normatividad ética, bioética y de integridad científica que asesora a la vicerrectoría de investigación y extensión, autoridades académicas, administrativas o comité central de investigación. Está integrado por:</w:t>
      </w:r>
    </w:p>
    <w:p w14:paraId="15DF87A0"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sz w:val="24"/>
          <w:szCs w:val="24"/>
        </w:rPr>
      </w:pPr>
    </w:p>
    <w:p w14:paraId="3B62BFA5" w14:textId="662179DF" w:rsidR="00CC4632" w:rsidRPr="00CC4632" w:rsidRDefault="00CC4632" w:rsidP="00CC4632">
      <w:pPr>
        <w:pStyle w:val="Prrafodelista"/>
        <w:numPr>
          <w:ilvl w:val="0"/>
          <w:numId w:val="84"/>
        </w:numPr>
        <w:pBdr>
          <w:top w:val="nil"/>
          <w:left w:val="nil"/>
          <w:bottom w:val="nil"/>
          <w:right w:val="nil"/>
          <w:between w:val="nil"/>
        </w:pBdr>
        <w:spacing w:after="0" w:line="240" w:lineRule="auto"/>
        <w:jc w:val="both"/>
        <w:rPr>
          <w:rFonts w:ascii="Arial" w:hAnsi="Arial" w:cs="Arial"/>
          <w:sz w:val="24"/>
          <w:szCs w:val="24"/>
        </w:rPr>
      </w:pPr>
      <w:r w:rsidRPr="00CC4632">
        <w:rPr>
          <w:rFonts w:ascii="Arial" w:hAnsi="Arial" w:cs="Arial"/>
          <w:sz w:val="24"/>
          <w:szCs w:val="24"/>
        </w:rPr>
        <w:t>El director de investigación.</w:t>
      </w:r>
    </w:p>
    <w:p w14:paraId="565EF176" w14:textId="2DB02E30" w:rsidR="00CC4632" w:rsidRPr="00CC4632" w:rsidRDefault="00CC4632" w:rsidP="00CC4632">
      <w:pPr>
        <w:pStyle w:val="Prrafodelista"/>
        <w:numPr>
          <w:ilvl w:val="0"/>
          <w:numId w:val="84"/>
        </w:numPr>
        <w:pBdr>
          <w:top w:val="nil"/>
          <w:left w:val="nil"/>
          <w:bottom w:val="nil"/>
          <w:right w:val="nil"/>
          <w:between w:val="nil"/>
        </w:pBdr>
        <w:spacing w:after="0" w:line="240" w:lineRule="auto"/>
        <w:jc w:val="both"/>
        <w:rPr>
          <w:rFonts w:ascii="Arial" w:hAnsi="Arial" w:cs="Arial"/>
          <w:sz w:val="24"/>
          <w:szCs w:val="24"/>
        </w:rPr>
      </w:pPr>
      <w:r w:rsidRPr="00CC4632">
        <w:rPr>
          <w:rFonts w:ascii="Arial" w:hAnsi="Arial" w:cs="Arial"/>
          <w:sz w:val="24"/>
          <w:szCs w:val="24"/>
        </w:rPr>
        <w:t xml:space="preserve">El director de extensión. </w:t>
      </w:r>
    </w:p>
    <w:p w14:paraId="13621183" w14:textId="4676BAAC" w:rsidR="00CC4632" w:rsidRPr="00CC4632" w:rsidRDefault="00CC4632" w:rsidP="00CC4632">
      <w:pPr>
        <w:pStyle w:val="Prrafodelista"/>
        <w:numPr>
          <w:ilvl w:val="0"/>
          <w:numId w:val="84"/>
        </w:numPr>
        <w:pBdr>
          <w:top w:val="nil"/>
          <w:left w:val="nil"/>
          <w:bottom w:val="nil"/>
          <w:right w:val="nil"/>
          <w:between w:val="nil"/>
        </w:pBdr>
        <w:spacing w:after="0" w:line="240" w:lineRule="auto"/>
        <w:jc w:val="both"/>
        <w:rPr>
          <w:rFonts w:ascii="Arial" w:hAnsi="Arial" w:cs="Arial"/>
          <w:sz w:val="24"/>
          <w:szCs w:val="24"/>
        </w:rPr>
      </w:pPr>
      <w:r w:rsidRPr="00CC4632">
        <w:rPr>
          <w:rFonts w:ascii="Arial" w:hAnsi="Arial" w:cs="Arial"/>
          <w:sz w:val="24"/>
          <w:szCs w:val="24"/>
        </w:rPr>
        <w:t xml:space="preserve">Los directores de los grupos de investigación registrados en </w:t>
      </w:r>
      <w:proofErr w:type="spellStart"/>
      <w:r w:rsidRPr="00CC4632">
        <w:rPr>
          <w:rFonts w:ascii="Arial" w:hAnsi="Arial" w:cs="Arial"/>
          <w:sz w:val="24"/>
          <w:szCs w:val="24"/>
        </w:rPr>
        <w:t>Minciencias</w:t>
      </w:r>
      <w:proofErr w:type="spellEnd"/>
      <w:r w:rsidRPr="00CC4632">
        <w:rPr>
          <w:rFonts w:ascii="Arial" w:hAnsi="Arial" w:cs="Arial"/>
          <w:sz w:val="24"/>
          <w:szCs w:val="24"/>
        </w:rPr>
        <w:t xml:space="preserve">. </w:t>
      </w:r>
    </w:p>
    <w:p w14:paraId="344699AB" w14:textId="75692E3D" w:rsidR="00CC4632" w:rsidRPr="00CC4632" w:rsidRDefault="00CC4632" w:rsidP="00CC4632">
      <w:pPr>
        <w:pStyle w:val="Prrafodelista"/>
        <w:numPr>
          <w:ilvl w:val="0"/>
          <w:numId w:val="84"/>
        </w:numPr>
        <w:pBdr>
          <w:top w:val="nil"/>
          <w:left w:val="nil"/>
          <w:bottom w:val="nil"/>
          <w:right w:val="nil"/>
          <w:between w:val="nil"/>
        </w:pBdr>
        <w:spacing w:after="0" w:line="240" w:lineRule="auto"/>
        <w:jc w:val="both"/>
        <w:rPr>
          <w:rFonts w:ascii="Arial" w:hAnsi="Arial" w:cs="Arial"/>
          <w:sz w:val="24"/>
          <w:szCs w:val="24"/>
        </w:rPr>
      </w:pPr>
      <w:r w:rsidRPr="00CC4632">
        <w:rPr>
          <w:rFonts w:ascii="Arial" w:hAnsi="Arial" w:cs="Arial"/>
          <w:sz w:val="24"/>
          <w:szCs w:val="24"/>
        </w:rPr>
        <w:t>Un represéntate de los profesores.</w:t>
      </w:r>
    </w:p>
    <w:p w14:paraId="13820F1D" w14:textId="3B5B9358" w:rsidR="00CC4632" w:rsidRPr="00CC4632" w:rsidRDefault="00CC4632" w:rsidP="00CC4632">
      <w:pPr>
        <w:pStyle w:val="Prrafodelista"/>
        <w:numPr>
          <w:ilvl w:val="0"/>
          <w:numId w:val="84"/>
        </w:numPr>
        <w:pBdr>
          <w:top w:val="nil"/>
          <w:left w:val="nil"/>
          <w:bottom w:val="nil"/>
          <w:right w:val="nil"/>
          <w:between w:val="nil"/>
        </w:pBdr>
        <w:spacing w:after="0" w:line="240" w:lineRule="auto"/>
        <w:jc w:val="both"/>
        <w:rPr>
          <w:rFonts w:ascii="Arial" w:hAnsi="Arial" w:cs="Arial"/>
          <w:sz w:val="24"/>
          <w:szCs w:val="24"/>
        </w:rPr>
      </w:pPr>
      <w:r w:rsidRPr="00CC4632">
        <w:rPr>
          <w:rFonts w:ascii="Arial" w:hAnsi="Arial" w:cs="Arial"/>
          <w:sz w:val="24"/>
          <w:szCs w:val="24"/>
        </w:rPr>
        <w:t>Un miembro formado profesionalmente en temas de ética y/o bioética de la investigación.</w:t>
      </w:r>
    </w:p>
    <w:p w14:paraId="7F8A84C7" w14:textId="308D5EBC" w:rsidR="00CC4632" w:rsidRPr="00CC4632" w:rsidRDefault="00CC4632" w:rsidP="00CC4632">
      <w:pPr>
        <w:pStyle w:val="Prrafodelista"/>
        <w:numPr>
          <w:ilvl w:val="0"/>
          <w:numId w:val="84"/>
        </w:numPr>
        <w:pBdr>
          <w:top w:val="nil"/>
          <w:left w:val="nil"/>
          <w:bottom w:val="nil"/>
          <w:right w:val="nil"/>
          <w:between w:val="nil"/>
        </w:pBdr>
        <w:spacing w:after="0" w:line="240" w:lineRule="auto"/>
        <w:jc w:val="both"/>
        <w:rPr>
          <w:rFonts w:ascii="Arial" w:hAnsi="Arial" w:cs="Arial"/>
          <w:sz w:val="24"/>
          <w:szCs w:val="24"/>
        </w:rPr>
      </w:pPr>
      <w:r w:rsidRPr="00CC4632">
        <w:rPr>
          <w:rFonts w:ascii="Arial" w:hAnsi="Arial" w:cs="Arial"/>
          <w:sz w:val="24"/>
          <w:szCs w:val="24"/>
        </w:rPr>
        <w:t>Un representante del área jurídica.</w:t>
      </w:r>
    </w:p>
    <w:p w14:paraId="0014BDCF"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sz w:val="24"/>
          <w:szCs w:val="24"/>
        </w:rPr>
      </w:pPr>
    </w:p>
    <w:p w14:paraId="36C256E3"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sz w:val="24"/>
          <w:szCs w:val="24"/>
        </w:rPr>
      </w:pPr>
      <w:r w:rsidRPr="00810166">
        <w:rPr>
          <w:rFonts w:ascii="Arial" w:hAnsi="Arial" w:cs="Arial"/>
          <w:sz w:val="24"/>
          <w:szCs w:val="24"/>
        </w:rPr>
        <w:t xml:space="preserve">PARÁGRAFO: la secretaría técnica del comité de ética, bioética e integridad científica será asumida por dirección de investigación, la cual se encargará de </w:t>
      </w:r>
      <w:r w:rsidRPr="00810166">
        <w:rPr>
          <w:rFonts w:ascii="Arial" w:hAnsi="Arial" w:cs="Arial"/>
          <w:sz w:val="24"/>
          <w:szCs w:val="24"/>
        </w:rPr>
        <w:lastRenderedPageBreak/>
        <w:t>coordinar las actividades administrativas, logísticas y de seguimiento del Comité, garantizando su adecuado funcionamiento. Esta Secretaría tendrá la responsabilidad de convocar las sesiones, registrar los acuerdos y asegurar la implementación de las normativas relacionadas con la ética, bioética y propiedad intelectual, así como facilitar la comunicación entre los miembros del Comité y la Vicerrectoría Académica.</w:t>
      </w:r>
    </w:p>
    <w:p w14:paraId="588C0E25"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sz w:val="24"/>
          <w:szCs w:val="24"/>
        </w:rPr>
      </w:pPr>
    </w:p>
    <w:p w14:paraId="10077417" w14:textId="09C50AE3" w:rsidR="00CC4632" w:rsidRPr="00810166" w:rsidRDefault="00CC4632" w:rsidP="00CC4632">
      <w:pPr>
        <w:pBdr>
          <w:top w:val="nil"/>
          <w:left w:val="nil"/>
          <w:bottom w:val="nil"/>
          <w:right w:val="nil"/>
          <w:between w:val="nil"/>
        </w:pBdr>
        <w:spacing w:after="0" w:line="240" w:lineRule="auto"/>
        <w:ind w:hanging="2"/>
        <w:jc w:val="both"/>
        <w:rPr>
          <w:rFonts w:ascii="Arial" w:hAnsi="Arial" w:cs="Arial"/>
          <w:sz w:val="24"/>
          <w:szCs w:val="24"/>
        </w:rPr>
      </w:pPr>
      <w:r w:rsidRPr="009B3116">
        <w:rPr>
          <w:rFonts w:ascii="Arial" w:hAnsi="Arial" w:cs="Arial"/>
          <w:b/>
          <w:bCs/>
          <w:color w:val="000000" w:themeColor="text1"/>
          <w:lang w:val="es-ES" w:eastAsia="es-ES"/>
        </w:rPr>
        <w:t xml:space="preserve">ARTÍCULO </w:t>
      </w:r>
      <w:r w:rsidRPr="009B3116">
        <w:rPr>
          <w:rFonts w:ascii="Arial" w:hAnsi="Arial" w:cs="Arial"/>
          <w:b/>
          <w:color w:val="000000" w:themeColor="text1"/>
        </w:rPr>
        <w:t>DECIMO SEXTO</w:t>
      </w:r>
      <w:r>
        <w:rPr>
          <w:rFonts w:ascii="Arial" w:hAnsi="Arial" w:cs="Arial"/>
          <w:b/>
          <w:bCs/>
          <w:sz w:val="24"/>
          <w:szCs w:val="24"/>
        </w:rPr>
        <w:t xml:space="preserve">. </w:t>
      </w:r>
      <w:r w:rsidRPr="00810166">
        <w:rPr>
          <w:rFonts w:ascii="Arial" w:hAnsi="Arial" w:cs="Arial"/>
          <w:b/>
          <w:bCs/>
          <w:sz w:val="24"/>
          <w:szCs w:val="24"/>
        </w:rPr>
        <w:t>Funciones del Comité de ética, bioética e integridad científica</w:t>
      </w:r>
      <w:r w:rsidRPr="00810166">
        <w:rPr>
          <w:rFonts w:ascii="Arial" w:hAnsi="Arial" w:cs="Arial"/>
          <w:sz w:val="24"/>
          <w:szCs w:val="24"/>
        </w:rPr>
        <w:t>. Las funciones son:</w:t>
      </w:r>
    </w:p>
    <w:p w14:paraId="08FD573F" w14:textId="513FDC0F" w:rsidR="00CC4632" w:rsidRPr="00CC4632" w:rsidRDefault="00CC4632" w:rsidP="00CC4632">
      <w:pPr>
        <w:pStyle w:val="Prrafodelista"/>
        <w:numPr>
          <w:ilvl w:val="1"/>
          <w:numId w:val="86"/>
        </w:numPr>
        <w:pBdr>
          <w:top w:val="nil"/>
          <w:left w:val="nil"/>
          <w:bottom w:val="nil"/>
          <w:right w:val="nil"/>
          <w:between w:val="nil"/>
        </w:pBdr>
        <w:spacing w:after="0" w:line="240" w:lineRule="auto"/>
        <w:ind w:left="709"/>
        <w:jc w:val="both"/>
        <w:rPr>
          <w:rFonts w:ascii="Arial" w:hAnsi="Arial" w:cs="Arial"/>
          <w:sz w:val="24"/>
          <w:szCs w:val="24"/>
        </w:rPr>
      </w:pPr>
      <w:r w:rsidRPr="00CC4632">
        <w:rPr>
          <w:rFonts w:ascii="Arial" w:hAnsi="Arial" w:cs="Arial"/>
          <w:sz w:val="24"/>
          <w:szCs w:val="24"/>
        </w:rPr>
        <w:t xml:space="preserve">Establecer directrices institucionales para los procesos de </w:t>
      </w:r>
      <w:proofErr w:type="spellStart"/>
      <w:r w:rsidRPr="00CC4632">
        <w:rPr>
          <w:rFonts w:ascii="Arial" w:hAnsi="Arial" w:cs="Arial"/>
          <w:sz w:val="24"/>
          <w:szCs w:val="24"/>
        </w:rPr>
        <w:t>CTeI</w:t>
      </w:r>
      <w:proofErr w:type="spellEnd"/>
      <w:r w:rsidRPr="00CC4632">
        <w:rPr>
          <w:rFonts w:ascii="Arial" w:hAnsi="Arial" w:cs="Arial"/>
          <w:sz w:val="24"/>
          <w:szCs w:val="24"/>
        </w:rPr>
        <w:t xml:space="preserve"> desarrollados conforme a los lineamientos básicos éticos, bioéticos y de integridad científica, aplicables a todas las áreas del conocimiento.</w:t>
      </w:r>
    </w:p>
    <w:p w14:paraId="7A08CAE6" w14:textId="3D2CBC09" w:rsidR="00CC4632" w:rsidRPr="00CC4632" w:rsidRDefault="00CC4632" w:rsidP="00CC4632">
      <w:pPr>
        <w:pStyle w:val="Prrafodelista"/>
        <w:numPr>
          <w:ilvl w:val="1"/>
          <w:numId w:val="86"/>
        </w:numPr>
        <w:pBdr>
          <w:top w:val="nil"/>
          <w:left w:val="nil"/>
          <w:bottom w:val="nil"/>
          <w:right w:val="nil"/>
          <w:between w:val="nil"/>
        </w:pBdr>
        <w:spacing w:after="0" w:line="240" w:lineRule="auto"/>
        <w:ind w:left="709"/>
        <w:jc w:val="both"/>
        <w:rPr>
          <w:rFonts w:ascii="Arial" w:hAnsi="Arial" w:cs="Arial"/>
          <w:sz w:val="24"/>
          <w:szCs w:val="24"/>
        </w:rPr>
      </w:pPr>
      <w:r w:rsidRPr="00CC4632">
        <w:rPr>
          <w:rFonts w:ascii="Arial" w:hAnsi="Arial" w:cs="Arial"/>
          <w:sz w:val="24"/>
          <w:szCs w:val="24"/>
        </w:rPr>
        <w:t xml:space="preserve">Determinar para los actores estratégicos que desarrollan procesos de </w:t>
      </w:r>
      <w:proofErr w:type="spellStart"/>
      <w:r w:rsidRPr="00CC4632">
        <w:rPr>
          <w:rFonts w:ascii="Arial" w:hAnsi="Arial" w:cs="Arial"/>
          <w:sz w:val="24"/>
          <w:szCs w:val="24"/>
        </w:rPr>
        <w:t>CTeI</w:t>
      </w:r>
      <w:proofErr w:type="spellEnd"/>
      <w:r w:rsidRPr="00CC4632">
        <w:rPr>
          <w:rFonts w:ascii="Arial" w:hAnsi="Arial" w:cs="Arial"/>
          <w:sz w:val="24"/>
          <w:szCs w:val="24"/>
        </w:rPr>
        <w:t xml:space="preserve"> los roles, funciones y responsabilidades alineadas, así como con agendas articuladas frente al tema de ética, bioética e integridad científica.</w:t>
      </w:r>
    </w:p>
    <w:p w14:paraId="3E5CD08B" w14:textId="38911C53" w:rsidR="00CC4632" w:rsidRPr="00CC4632" w:rsidRDefault="00CC4632" w:rsidP="00CC4632">
      <w:pPr>
        <w:pStyle w:val="Prrafodelista"/>
        <w:numPr>
          <w:ilvl w:val="1"/>
          <w:numId w:val="86"/>
        </w:numPr>
        <w:pBdr>
          <w:top w:val="nil"/>
          <w:left w:val="nil"/>
          <w:bottom w:val="nil"/>
          <w:right w:val="nil"/>
          <w:between w:val="nil"/>
        </w:pBdr>
        <w:spacing w:after="0" w:line="240" w:lineRule="auto"/>
        <w:ind w:left="709"/>
        <w:jc w:val="both"/>
        <w:rPr>
          <w:rFonts w:ascii="Arial" w:hAnsi="Arial" w:cs="Arial"/>
          <w:sz w:val="24"/>
          <w:szCs w:val="24"/>
        </w:rPr>
      </w:pPr>
      <w:r w:rsidRPr="00CC4632">
        <w:rPr>
          <w:rFonts w:ascii="Arial" w:hAnsi="Arial" w:cs="Arial"/>
          <w:sz w:val="24"/>
          <w:szCs w:val="24"/>
        </w:rPr>
        <w:t xml:space="preserve">Adoptar un sistema de integridad científica que garantice fácil acceso a los sistemas de </w:t>
      </w:r>
      <w:r w:rsidRPr="00CC4632">
        <w:rPr>
          <w:rFonts w:ascii="Arial" w:hAnsi="Arial" w:cs="Arial"/>
          <w:sz w:val="24"/>
          <w:szCs w:val="24"/>
        </w:rPr>
        <w:t>PQRSF frente</w:t>
      </w:r>
      <w:r>
        <w:rPr>
          <w:rFonts w:ascii="Arial" w:hAnsi="Arial" w:cs="Arial"/>
          <w:sz w:val="24"/>
          <w:szCs w:val="24"/>
        </w:rPr>
        <w:t xml:space="preserve"> a</w:t>
      </w:r>
      <w:r w:rsidRPr="00CC4632">
        <w:rPr>
          <w:rFonts w:ascii="Arial" w:hAnsi="Arial" w:cs="Arial"/>
          <w:sz w:val="24"/>
          <w:szCs w:val="24"/>
        </w:rPr>
        <w:t xml:space="preserve"> las posibles situaciones de denuncia ante las entidades competentes. </w:t>
      </w:r>
    </w:p>
    <w:p w14:paraId="09B9290F" w14:textId="4D0E67A1" w:rsidR="00CC4632" w:rsidRPr="00CC4632" w:rsidRDefault="00CC4632" w:rsidP="00CC4632">
      <w:pPr>
        <w:pStyle w:val="Prrafodelista"/>
        <w:numPr>
          <w:ilvl w:val="1"/>
          <w:numId w:val="86"/>
        </w:numPr>
        <w:pBdr>
          <w:top w:val="nil"/>
          <w:left w:val="nil"/>
          <w:bottom w:val="nil"/>
          <w:right w:val="nil"/>
          <w:between w:val="nil"/>
        </w:pBdr>
        <w:spacing w:after="0" w:line="240" w:lineRule="auto"/>
        <w:ind w:left="709"/>
        <w:jc w:val="both"/>
        <w:rPr>
          <w:rFonts w:ascii="Arial" w:hAnsi="Arial" w:cs="Arial"/>
          <w:sz w:val="24"/>
          <w:szCs w:val="24"/>
        </w:rPr>
      </w:pPr>
      <w:r w:rsidRPr="00CC4632">
        <w:rPr>
          <w:rFonts w:ascii="Arial" w:hAnsi="Arial" w:cs="Arial"/>
          <w:sz w:val="24"/>
          <w:szCs w:val="24"/>
        </w:rPr>
        <w:t>Evaluar la formulación de propuestas, proyectos y programas en sus aspectos referidos a la ética, bioética e integridad científica para que sean ejecutados con idoneidad y pertinencia según normatividad aplicable vigente.</w:t>
      </w:r>
    </w:p>
    <w:p w14:paraId="1F68DFA5" w14:textId="430F7DF0" w:rsidR="00CC4632" w:rsidRPr="00CC4632" w:rsidRDefault="00CC4632" w:rsidP="00CC4632">
      <w:pPr>
        <w:pStyle w:val="Prrafodelista"/>
        <w:numPr>
          <w:ilvl w:val="1"/>
          <w:numId w:val="86"/>
        </w:numPr>
        <w:pBdr>
          <w:top w:val="nil"/>
          <w:left w:val="nil"/>
          <w:bottom w:val="nil"/>
          <w:right w:val="nil"/>
          <w:between w:val="nil"/>
        </w:pBdr>
        <w:spacing w:after="0" w:line="240" w:lineRule="auto"/>
        <w:ind w:left="709"/>
        <w:jc w:val="both"/>
        <w:rPr>
          <w:rFonts w:ascii="Arial" w:hAnsi="Arial" w:cs="Arial"/>
          <w:sz w:val="24"/>
          <w:szCs w:val="24"/>
        </w:rPr>
      </w:pPr>
      <w:r w:rsidRPr="00CC4632">
        <w:rPr>
          <w:rFonts w:ascii="Arial" w:hAnsi="Arial" w:cs="Arial"/>
          <w:sz w:val="24"/>
          <w:szCs w:val="24"/>
        </w:rPr>
        <w:t xml:space="preserve">Verificar que los proyectos planteen y cumplan con el reconocimiento de los derechos de los derechos de los seres vivos, la protección del medio amiente y la conservación de los sistemas ecológicos. </w:t>
      </w:r>
    </w:p>
    <w:p w14:paraId="15588374" w14:textId="5E77E393" w:rsidR="00CC4632" w:rsidRPr="00CC4632" w:rsidRDefault="00CC4632" w:rsidP="00CC4632">
      <w:pPr>
        <w:pStyle w:val="Prrafodelista"/>
        <w:numPr>
          <w:ilvl w:val="1"/>
          <w:numId w:val="86"/>
        </w:numPr>
        <w:pBdr>
          <w:top w:val="nil"/>
          <w:left w:val="nil"/>
          <w:bottom w:val="nil"/>
          <w:right w:val="nil"/>
          <w:between w:val="nil"/>
        </w:pBdr>
        <w:spacing w:after="0" w:line="240" w:lineRule="auto"/>
        <w:ind w:left="709"/>
        <w:jc w:val="both"/>
        <w:rPr>
          <w:rFonts w:ascii="Arial" w:hAnsi="Arial" w:cs="Arial"/>
          <w:sz w:val="24"/>
          <w:szCs w:val="24"/>
        </w:rPr>
      </w:pPr>
      <w:r w:rsidRPr="00CC4632">
        <w:rPr>
          <w:rFonts w:ascii="Arial" w:hAnsi="Arial" w:cs="Arial"/>
          <w:sz w:val="24"/>
          <w:szCs w:val="24"/>
        </w:rPr>
        <w:t>Articular el</w:t>
      </w:r>
      <w:r w:rsidRPr="00CC4632">
        <w:rPr>
          <w:rFonts w:ascii="Arial" w:hAnsi="Arial" w:cs="Arial"/>
          <w:sz w:val="24"/>
          <w:szCs w:val="24"/>
        </w:rPr>
        <w:t xml:space="preserve"> desarrollo de las disciplinas que sustentan los procesos misionales de la </w:t>
      </w:r>
      <w:r w:rsidRPr="00CC4632">
        <w:rPr>
          <w:rFonts w:ascii="Arial" w:hAnsi="Arial" w:cs="Arial"/>
          <w:sz w:val="24"/>
          <w:szCs w:val="24"/>
        </w:rPr>
        <w:t>institución con</w:t>
      </w:r>
      <w:r w:rsidRPr="00CC4632">
        <w:rPr>
          <w:rFonts w:ascii="Arial" w:hAnsi="Arial" w:cs="Arial"/>
          <w:sz w:val="24"/>
          <w:szCs w:val="24"/>
        </w:rPr>
        <w:t xml:space="preserve"> los reglamentos de la ética, bioética e integridad científica en el presente sistema.</w:t>
      </w:r>
    </w:p>
    <w:p w14:paraId="7FB7A9B1" w14:textId="105A8A9F" w:rsidR="00CC4632" w:rsidRPr="00CC4632" w:rsidRDefault="00CC4632" w:rsidP="00CC4632">
      <w:pPr>
        <w:pStyle w:val="Prrafodelista"/>
        <w:numPr>
          <w:ilvl w:val="1"/>
          <w:numId w:val="86"/>
        </w:numPr>
        <w:pBdr>
          <w:top w:val="nil"/>
          <w:left w:val="nil"/>
          <w:bottom w:val="nil"/>
          <w:right w:val="nil"/>
          <w:between w:val="nil"/>
        </w:pBdr>
        <w:spacing w:after="0" w:line="240" w:lineRule="auto"/>
        <w:ind w:left="709"/>
        <w:jc w:val="both"/>
        <w:rPr>
          <w:rFonts w:ascii="Arial" w:hAnsi="Arial" w:cs="Arial"/>
          <w:sz w:val="24"/>
          <w:szCs w:val="24"/>
        </w:rPr>
      </w:pPr>
      <w:r w:rsidRPr="00CC4632">
        <w:rPr>
          <w:rFonts w:ascii="Arial" w:hAnsi="Arial" w:cs="Arial"/>
          <w:sz w:val="24"/>
          <w:szCs w:val="24"/>
        </w:rPr>
        <w:t>Promover las buenas prácticas investigativas por parte de los actores de la comunidad educativa para la generación de productos alineados al Sistema Nacional de Ciencia, Tecnología e Innovación–</w:t>
      </w:r>
      <w:proofErr w:type="spellStart"/>
      <w:r w:rsidRPr="00CC4632">
        <w:rPr>
          <w:rFonts w:ascii="Arial" w:hAnsi="Arial" w:cs="Arial"/>
          <w:sz w:val="24"/>
          <w:szCs w:val="24"/>
        </w:rPr>
        <w:t>SNCTel</w:t>
      </w:r>
      <w:proofErr w:type="spellEnd"/>
      <w:r w:rsidRPr="00CC4632">
        <w:rPr>
          <w:rFonts w:ascii="Arial" w:hAnsi="Arial" w:cs="Arial"/>
          <w:sz w:val="24"/>
          <w:szCs w:val="24"/>
        </w:rPr>
        <w:t xml:space="preserve"> que preserven la confianza de los ciudadanos y garanticen la credibilidad en sus resultados.</w:t>
      </w:r>
    </w:p>
    <w:p w14:paraId="43F5E01D" w14:textId="310B9085" w:rsidR="00CC4632" w:rsidRPr="00CC4632" w:rsidRDefault="00CC4632" w:rsidP="00CC4632">
      <w:pPr>
        <w:pStyle w:val="Prrafodelista"/>
        <w:numPr>
          <w:ilvl w:val="1"/>
          <w:numId w:val="86"/>
        </w:numPr>
        <w:pBdr>
          <w:top w:val="nil"/>
          <w:left w:val="nil"/>
          <w:bottom w:val="nil"/>
          <w:right w:val="nil"/>
          <w:between w:val="nil"/>
        </w:pBdr>
        <w:spacing w:after="0" w:line="240" w:lineRule="auto"/>
        <w:ind w:left="709"/>
        <w:jc w:val="both"/>
        <w:rPr>
          <w:rFonts w:ascii="Arial" w:hAnsi="Arial" w:cs="Arial"/>
          <w:sz w:val="24"/>
          <w:szCs w:val="24"/>
        </w:rPr>
      </w:pPr>
      <w:r w:rsidRPr="00CC4632">
        <w:rPr>
          <w:rFonts w:ascii="Arial" w:hAnsi="Arial" w:cs="Arial"/>
          <w:sz w:val="24"/>
          <w:szCs w:val="24"/>
        </w:rPr>
        <w:t xml:space="preserve">Orientar y fomentar acciones de formación, capacitación e información en el componente de ética, bioética e integridad científica, dirigido a investigadores, extensionistas y estudiantes de la institución. </w:t>
      </w:r>
    </w:p>
    <w:p w14:paraId="4AA39944" w14:textId="41A71DE0" w:rsidR="00CC4632" w:rsidRPr="00CC4632" w:rsidRDefault="00CC4632" w:rsidP="00CC4632">
      <w:pPr>
        <w:pStyle w:val="Prrafodelista"/>
        <w:numPr>
          <w:ilvl w:val="1"/>
          <w:numId w:val="86"/>
        </w:numPr>
        <w:pBdr>
          <w:top w:val="nil"/>
          <w:left w:val="nil"/>
          <w:bottom w:val="nil"/>
          <w:right w:val="nil"/>
          <w:between w:val="nil"/>
        </w:pBdr>
        <w:spacing w:after="0" w:line="240" w:lineRule="auto"/>
        <w:ind w:left="709"/>
        <w:jc w:val="both"/>
        <w:rPr>
          <w:rFonts w:ascii="Arial" w:hAnsi="Arial" w:cs="Arial"/>
          <w:sz w:val="24"/>
          <w:szCs w:val="24"/>
        </w:rPr>
      </w:pPr>
      <w:r w:rsidRPr="00CC4632">
        <w:rPr>
          <w:rFonts w:ascii="Arial" w:hAnsi="Arial" w:cs="Arial"/>
          <w:sz w:val="24"/>
          <w:szCs w:val="24"/>
        </w:rPr>
        <w:t xml:space="preserve">Garantizar la total confidencialidad de la información referente a los proyectos de investigación que sean tramitados en el comité. </w:t>
      </w:r>
    </w:p>
    <w:p w14:paraId="013BB2A7"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sz w:val="24"/>
          <w:szCs w:val="24"/>
        </w:rPr>
      </w:pPr>
    </w:p>
    <w:p w14:paraId="6A416830"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sz w:val="24"/>
          <w:szCs w:val="24"/>
        </w:rPr>
      </w:pPr>
      <w:r w:rsidRPr="00810166">
        <w:rPr>
          <w:rFonts w:ascii="Arial" w:hAnsi="Arial" w:cs="Arial"/>
          <w:sz w:val="24"/>
          <w:szCs w:val="24"/>
        </w:rPr>
        <w:t>PARÁGRAFO: La reglamentación detallada de la estructura y funcionamiento del Comité de Ética, bioética y Propiedad Intelectual será expedida mediante acto administrativo de rectoría, con el propósito de garantizar su correcta implementación y adecuada coordinación con las demás instancias institucionales.</w:t>
      </w:r>
    </w:p>
    <w:p w14:paraId="6A46EA21"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sz w:val="24"/>
          <w:szCs w:val="24"/>
        </w:rPr>
      </w:pPr>
    </w:p>
    <w:p w14:paraId="3D90E07C" w14:textId="751789FA" w:rsidR="00CC4632" w:rsidRPr="00810166" w:rsidRDefault="00B47BF6" w:rsidP="00CC4632">
      <w:pPr>
        <w:pBdr>
          <w:top w:val="nil"/>
          <w:left w:val="nil"/>
          <w:bottom w:val="nil"/>
          <w:right w:val="nil"/>
          <w:between w:val="nil"/>
        </w:pBdr>
        <w:spacing w:after="0" w:line="240" w:lineRule="auto"/>
        <w:ind w:hanging="2"/>
        <w:jc w:val="both"/>
        <w:rPr>
          <w:rFonts w:ascii="Arial" w:hAnsi="Arial" w:cs="Arial"/>
          <w:sz w:val="24"/>
          <w:szCs w:val="24"/>
        </w:rPr>
      </w:pPr>
      <w:r w:rsidRPr="00C7070E">
        <w:rPr>
          <w:rFonts w:ascii="Arial" w:hAnsi="Arial" w:cs="Arial"/>
          <w:b/>
          <w:bCs/>
          <w:color w:val="000000" w:themeColor="text1"/>
          <w:lang w:val="es-ES" w:eastAsia="es-ES"/>
        </w:rPr>
        <w:lastRenderedPageBreak/>
        <w:t xml:space="preserve">ARTÍCULO </w:t>
      </w:r>
      <w:r w:rsidRPr="00C7070E">
        <w:rPr>
          <w:rFonts w:ascii="Arial" w:hAnsi="Arial" w:cs="Arial"/>
          <w:b/>
          <w:color w:val="000000" w:themeColor="text1"/>
        </w:rPr>
        <w:t>DECIMO SÉPTIMO</w:t>
      </w:r>
      <w:r>
        <w:rPr>
          <w:rFonts w:ascii="Arial" w:hAnsi="Arial" w:cs="Arial"/>
          <w:b/>
          <w:bCs/>
          <w:sz w:val="24"/>
          <w:szCs w:val="24"/>
        </w:rPr>
        <w:t xml:space="preserve">. </w:t>
      </w:r>
      <w:r w:rsidR="00CC4632" w:rsidRPr="00810166">
        <w:rPr>
          <w:rFonts w:ascii="Arial" w:hAnsi="Arial" w:cs="Arial"/>
          <w:b/>
          <w:bCs/>
          <w:sz w:val="24"/>
          <w:szCs w:val="24"/>
        </w:rPr>
        <w:t xml:space="preserve">Comité de propiedad intelectual </w:t>
      </w:r>
      <w:r w:rsidR="00CC4632" w:rsidRPr="00810166">
        <w:rPr>
          <w:rFonts w:ascii="Arial" w:hAnsi="Arial" w:cs="Arial"/>
          <w:sz w:val="24"/>
          <w:szCs w:val="24"/>
        </w:rPr>
        <w:t>Es un órgano asesor y técnico que tiene como objetivo principal velar por la adecuada gestión de los derechos de propiedad intelectual derivados de las actividades de investigación, desarrollo tecnológico, innovación, extensión y creación artística o cultural. Este comité actúa como puente entre los investigadores, la institución y los entes externos. Está integrado por:</w:t>
      </w:r>
    </w:p>
    <w:p w14:paraId="0C24AB1B" w14:textId="77777777" w:rsidR="00CC4632" w:rsidRPr="00B47BF6" w:rsidRDefault="00CC4632" w:rsidP="00B47BF6">
      <w:pPr>
        <w:pStyle w:val="Prrafodelista"/>
        <w:numPr>
          <w:ilvl w:val="0"/>
          <w:numId w:val="87"/>
        </w:numPr>
        <w:pBdr>
          <w:top w:val="nil"/>
          <w:left w:val="nil"/>
          <w:bottom w:val="nil"/>
          <w:right w:val="nil"/>
          <w:between w:val="nil"/>
        </w:pBdr>
        <w:spacing w:after="0" w:line="240" w:lineRule="auto"/>
        <w:jc w:val="both"/>
        <w:rPr>
          <w:rFonts w:ascii="Arial" w:hAnsi="Arial" w:cs="Arial"/>
          <w:sz w:val="24"/>
          <w:szCs w:val="24"/>
        </w:rPr>
      </w:pPr>
      <w:r w:rsidRPr="00B47BF6">
        <w:rPr>
          <w:rFonts w:ascii="Arial" w:hAnsi="Arial" w:cs="Arial"/>
          <w:sz w:val="24"/>
          <w:szCs w:val="24"/>
        </w:rPr>
        <w:t>Vicerrector de investigación y extensión</w:t>
      </w:r>
    </w:p>
    <w:p w14:paraId="75C4E360" w14:textId="77777777" w:rsidR="00CC4632" w:rsidRPr="00B47BF6" w:rsidRDefault="00CC4632" w:rsidP="00B47BF6">
      <w:pPr>
        <w:pStyle w:val="Prrafodelista"/>
        <w:numPr>
          <w:ilvl w:val="0"/>
          <w:numId w:val="87"/>
        </w:numPr>
        <w:pBdr>
          <w:top w:val="nil"/>
          <w:left w:val="nil"/>
          <w:bottom w:val="nil"/>
          <w:right w:val="nil"/>
          <w:between w:val="nil"/>
        </w:pBdr>
        <w:spacing w:after="0" w:line="240" w:lineRule="auto"/>
        <w:jc w:val="both"/>
        <w:rPr>
          <w:rFonts w:ascii="Arial" w:hAnsi="Arial" w:cs="Arial"/>
          <w:sz w:val="24"/>
          <w:szCs w:val="24"/>
        </w:rPr>
      </w:pPr>
      <w:r w:rsidRPr="00B47BF6">
        <w:rPr>
          <w:rFonts w:ascii="Arial" w:hAnsi="Arial" w:cs="Arial"/>
          <w:sz w:val="24"/>
          <w:szCs w:val="24"/>
        </w:rPr>
        <w:t>El director de investigación.</w:t>
      </w:r>
    </w:p>
    <w:p w14:paraId="1D53DF66" w14:textId="77777777" w:rsidR="00CC4632" w:rsidRPr="00B47BF6" w:rsidRDefault="00CC4632" w:rsidP="00B47BF6">
      <w:pPr>
        <w:pStyle w:val="Prrafodelista"/>
        <w:numPr>
          <w:ilvl w:val="0"/>
          <w:numId w:val="87"/>
        </w:numPr>
        <w:pBdr>
          <w:top w:val="nil"/>
          <w:left w:val="nil"/>
          <w:bottom w:val="nil"/>
          <w:right w:val="nil"/>
          <w:between w:val="nil"/>
        </w:pBdr>
        <w:spacing w:after="0" w:line="240" w:lineRule="auto"/>
        <w:jc w:val="both"/>
        <w:rPr>
          <w:rFonts w:ascii="Arial" w:hAnsi="Arial" w:cs="Arial"/>
          <w:sz w:val="24"/>
          <w:szCs w:val="24"/>
        </w:rPr>
      </w:pPr>
      <w:r w:rsidRPr="00B47BF6">
        <w:rPr>
          <w:rFonts w:ascii="Arial" w:hAnsi="Arial" w:cs="Arial"/>
          <w:sz w:val="24"/>
          <w:szCs w:val="24"/>
        </w:rPr>
        <w:t>Representante del Comité de ética, bioética y propiedad intelectual</w:t>
      </w:r>
    </w:p>
    <w:p w14:paraId="35AE19E8" w14:textId="77777777" w:rsidR="00CC4632" w:rsidRPr="00B47BF6" w:rsidRDefault="00CC4632" w:rsidP="00B47BF6">
      <w:pPr>
        <w:pStyle w:val="Prrafodelista"/>
        <w:numPr>
          <w:ilvl w:val="0"/>
          <w:numId w:val="87"/>
        </w:numPr>
        <w:pBdr>
          <w:top w:val="nil"/>
          <w:left w:val="nil"/>
          <w:bottom w:val="nil"/>
          <w:right w:val="nil"/>
          <w:between w:val="nil"/>
        </w:pBdr>
        <w:spacing w:after="0" w:line="240" w:lineRule="auto"/>
        <w:jc w:val="both"/>
        <w:rPr>
          <w:rFonts w:ascii="Arial" w:hAnsi="Arial" w:cs="Arial"/>
          <w:sz w:val="24"/>
          <w:szCs w:val="24"/>
        </w:rPr>
      </w:pPr>
      <w:r w:rsidRPr="00B47BF6">
        <w:rPr>
          <w:rFonts w:ascii="Arial" w:hAnsi="Arial" w:cs="Arial"/>
          <w:sz w:val="24"/>
          <w:szCs w:val="24"/>
        </w:rPr>
        <w:t xml:space="preserve">Directores de los grupos de investigación registrados en </w:t>
      </w:r>
      <w:proofErr w:type="spellStart"/>
      <w:r w:rsidRPr="00B47BF6">
        <w:rPr>
          <w:rFonts w:ascii="Arial" w:hAnsi="Arial" w:cs="Arial"/>
          <w:sz w:val="24"/>
          <w:szCs w:val="24"/>
        </w:rPr>
        <w:t>Minciencias</w:t>
      </w:r>
      <w:proofErr w:type="spellEnd"/>
      <w:r w:rsidRPr="00B47BF6">
        <w:rPr>
          <w:rFonts w:ascii="Arial" w:hAnsi="Arial" w:cs="Arial"/>
          <w:sz w:val="24"/>
          <w:szCs w:val="24"/>
        </w:rPr>
        <w:t xml:space="preserve">. </w:t>
      </w:r>
    </w:p>
    <w:p w14:paraId="7324A88D" w14:textId="77777777" w:rsidR="00CC4632" w:rsidRPr="00B47BF6" w:rsidRDefault="00CC4632" w:rsidP="00B47BF6">
      <w:pPr>
        <w:pStyle w:val="Prrafodelista"/>
        <w:numPr>
          <w:ilvl w:val="0"/>
          <w:numId w:val="87"/>
        </w:numPr>
        <w:pBdr>
          <w:top w:val="nil"/>
          <w:left w:val="nil"/>
          <w:bottom w:val="nil"/>
          <w:right w:val="nil"/>
          <w:between w:val="nil"/>
        </w:pBdr>
        <w:spacing w:after="0" w:line="240" w:lineRule="auto"/>
        <w:jc w:val="both"/>
        <w:rPr>
          <w:rFonts w:ascii="Arial" w:hAnsi="Arial" w:cs="Arial"/>
          <w:sz w:val="24"/>
          <w:szCs w:val="24"/>
        </w:rPr>
      </w:pPr>
      <w:r w:rsidRPr="00B47BF6">
        <w:rPr>
          <w:rFonts w:ascii="Arial" w:hAnsi="Arial" w:cs="Arial"/>
          <w:sz w:val="24"/>
          <w:szCs w:val="24"/>
        </w:rPr>
        <w:t>Un represéntate de los profesores con experiencia en propiedad intelectual</w:t>
      </w:r>
    </w:p>
    <w:p w14:paraId="6063302B" w14:textId="77777777" w:rsidR="00CC4632" w:rsidRPr="00B47BF6" w:rsidRDefault="00CC4632" w:rsidP="00B47BF6">
      <w:pPr>
        <w:pStyle w:val="Prrafodelista"/>
        <w:numPr>
          <w:ilvl w:val="0"/>
          <w:numId w:val="87"/>
        </w:numPr>
        <w:pBdr>
          <w:top w:val="nil"/>
          <w:left w:val="nil"/>
          <w:bottom w:val="nil"/>
          <w:right w:val="nil"/>
          <w:between w:val="nil"/>
        </w:pBdr>
        <w:spacing w:after="0" w:line="240" w:lineRule="auto"/>
        <w:jc w:val="both"/>
        <w:rPr>
          <w:rFonts w:ascii="Arial" w:hAnsi="Arial" w:cs="Arial"/>
          <w:sz w:val="24"/>
          <w:szCs w:val="24"/>
        </w:rPr>
      </w:pPr>
      <w:r w:rsidRPr="00B47BF6">
        <w:rPr>
          <w:rFonts w:ascii="Arial" w:hAnsi="Arial" w:cs="Arial"/>
          <w:sz w:val="24"/>
          <w:szCs w:val="24"/>
        </w:rPr>
        <w:t>Un representante del área jurídica o Asesor Legal</w:t>
      </w:r>
    </w:p>
    <w:p w14:paraId="583BC0B4" w14:textId="77777777" w:rsidR="00CC4632" w:rsidRPr="00B47BF6" w:rsidRDefault="00CC4632" w:rsidP="00B47BF6">
      <w:pPr>
        <w:pBdr>
          <w:top w:val="nil"/>
          <w:left w:val="nil"/>
          <w:bottom w:val="nil"/>
          <w:right w:val="nil"/>
          <w:between w:val="nil"/>
        </w:pBdr>
        <w:spacing w:after="0" w:line="240" w:lineRule="auto"/>
        <w:jc w:val="both"/>
        <w:rPr>
          <w:rFonts w:ascii="Arial" w:hAnsi="Arial" w:cs="Arial"/>
          <w:sz w:val="24"/>
          <w:szCs w:val="24"/>
        </w:rPr>
      </w:pPr>
    </w:p>
    <w:p w14:paraId="2AEC031A" w14:textId="1B6E2D50" w:rsidR="00CC4632" w:rsidRPr="00810166" w:rsidRDefault="00B47BF6" w:rsidP="00CC4632">
      <w:pPr>
        <w:pBdr>
          <w:top w:val="nil"/>
          <w:left w:val="nil"/>
          <w:bottom w:val="nil"/>
          <w:right w:val="nil"/>
          <w:between w:val="nil"/>
        </w:pBdr>
        <w:spacing w:after="0" w:line="240" w:lineRule="auto"/>
        <w:ind w:hanging="2"/>
        <w:jc w:val="both"/>
        <w:rPr>
          <w:rFonts w:ascii="Arial" w:hAnsi="Arial" w:cs="Arial"/>
          <w:b/>
          <w:bCs/>
          <w:sz w:val="24"/>
          <w:szCs w:val="24"/>
        </w:rPr>
      </w:pPr>
      <w:r w:rsidRPr="009B3116">
        <w:rPr>
          <w:rFonts w:ascii="Arial" w:hAnsi="Arial" w:cs="Arial"/>
          <w:b/>
          <w:bCs/>
          <w:color w:val="000000" w:themeColor="text1"/>
          <w:lang w:val="es-ES" w:eastAsia="es-ES"/>
        </w:rPr>
        <w:t xml:space="preserve">ARTÍCULO </w:t>
      </w:r>
      <w:r w:rsidRPr="009B3116">
        <w:rPr>
          <w:rFonts w:ascii="Arial" w:hAnsi="Arial" w:cs="Arial"/>
          <w:b/>
          <w:color w:val="000000" w:themeColor="text1"/>
        </w:rPr>
        <w:t>DECIMO OCTAVO</w:t>
      </w:r>
      <w:r>
        <w:rPr>
          <w:rFonts w:ascii="Arial" w:hAnsi="Arial" w:cs="Arial"/>
          <w:b/>
          <w:bCs/>
          <w:sz w:val="24"/>
          <w:szCs w:val="24"/>
        </w:rPr>
        <w:t xml:space="preserve">. </w:t>
      </w:r>
      <w:r w:rsidR="00CC4632" w:rsidRPr="00810166">
        <w:rPr>
          <w:rFonts w:ascii="Arial" w:hAnsi="Arial" w:cs="Arial"/>
          <w:b/>
          <w:bCs/>
          <w:sz w:val="24"/>
          <w:szCs w:val="24"/>
        </w:rPr>
        <w:t>Funciones del Comité de Propiedad Intelectual</w:t>
      </w:r>
    </w:p>
    <w:p w14:paraId="3B3FB7DD"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sz w:val="24"/>
          <w:szCs w:val="24"/>
        </w:rPr>
      </w:pPr>
    </w:p>
    <w:p w14:paraId="167D74B3" w14:textId="77777777" w:rsidR="00CC4632" w:rsidRPr="00810166" w:rsidRDefault="00CC4632" w:rsidP="00CC4632">
      <w:pPr>
        <w:pStyle w:val="Prrafodelista"/>
        <w:numPr>
          <w:ilvl w:val="0"/>
          <w:numId w:val="78"/>
        </w:numPr>
        <w:pBdr>
          <w:top w:val="nil"/>
          <w:left w:val="nil"/>
          <w:bottom w:val="nil"/>
          <w:right w:val="nil"/>
          <w:between w:val="nil"/>
        </w:pBdr>
        <w:spacing w:after="0" w:line="240" w:lineRule="auto"/>
        <w:jc w:val="both"/>
        <w:rPr>
          <w:rFonts w:ascii="Arial" w:hAnsi="Arial" w:cs="Arial"/>
          <w:sz w:val="24"/>
          <w:szCs w:val="24"/>
        </w:rPr>
      </w:pPr>
      <w:r w:rsidRPr="00810166">
        <w:rPr>
          <w:rFonts w:ascii="Arial" w:hAnsi="Arial" w:cs="Arial"/>
          <w:sz w:val="24"/>
          <w:szCs w:val="24"/>
        </w:rPr>
        <w:t>Brindar orientación a investigadores, docentes, estudiantes y administrativos sobre derechos de autor, patentes, marcas, diseños industriales, secretos empresariales, software, entre otros.</w:t>
      </w:r>
    </w:p>
    <w:p w14:paraId="65F2C194"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sz w:val="24"/>
          <w:szCs w:val="24"/>
        </w:rPr>
      </w:pPr>
    </w:p>
    <w:p w14:paraId="2CF940B4" w14:textId="77777777" w:rsidR="00CC4632" w:rsidRPr="00810166" w:rsidRDefault="00CC4632" w:rsidP="00CC4632">
      <w:pPr>
        <w:pStyle w:val="Prrafodelista"/>
        <w:numPr>
          <w:ilvl w:val="0"/>
          <w:numId w:val="78"/>
        </w:numPr>
        <w:pBdr>
          <w:top w:val="nil"/>
          <w:left w:val="nil"/>
          <w:bottom w:val="nil"/>
          <w:right w:val="nil"/>
          <w:between w:val="nil"/>
        </w:pBdr>
        <w:spacing w:after="0" w:line="240" w:lineRule="auto"/>
        <w:jc w:val="both"/>
        <w:rPr>
          <w:rFonts w:ascii="Arial" w:hAnsi="Arial" w:cs="Arial"/>
          <w:sz w:val="24"/>
          <w:szCs w:val="24"/>
        </w:rPr>
      </w:pPr>
      <w:r w:rsidRPr="00810166">
        <w:rPr>
          <w:rFonts w:ascii="Arial" w:hAnsi="Arial" w:cs="Arial"/>
          <w:sz w:val="24"/>
          <w:szCs w:val="24"/>
        </w:rPr>
        <w:t>Analizar los productos de investigación para determinar su viabilidad de protección legal y su potencial de transferencia tecnológica o comercialización.</w:t>
      </w:r>
    </w:p>
    <w:p w14:paraId="71340F7B"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sz w:val="24"/>
          <w:szCs w:val="24"/>
        </w:rPr>
      </w:pPr>
    </w:p>
    <w:p w14:paraId="7542D692" w14:textId="77777777" w:rsidR="00CC4632" w:rsidRPr="00810166" w:rsidRDefault="00CC4632" w:rsidP="00CC4632">
      <w:pPr>
        <w:pStyle w:val="Prrafodelista"/>
        <w:numPr>
          <w:ilvl w:val="0"/>
          <w:numId w:val="78"/>
        </w:numPr>
        <w:pBdr>
          <w:top w:val="nil"/>
          <w:left w:val="nil"/>
          <w:bottom w:val="nil"/>
          <w:right w:val="nil"/>
          <w:between w:val="nil"/>
        </w:pBdr>
        <w:spacing w:after="0" w:line="240" w:lineRule="auto"/>
        <w:jc w:val="both"/>
        <w:rPr>
          <w:rFonts w:ascii="Arial" w:hAnsi="Arial" w:cs="Arial"/>
          <w:sz w:val="24"/>
          <w:szCs w:val="24"/>
        </w:rPr>
      </w:pPr>
      <w:r w:rsidRPr="00810166">
        <w:rPr>
          <w:rFonts w:ascii="Arial" w:hAnsi="Arial" w:cs="Arial"/>
          <w:sz w:val="24"/>
          <w:szCs w:val="24"/>
        </w:rPr>
        <w:t>Sugerir el tipo de protección más adecuada (patente, derecho de autor, etc.) según la naturaleza del resultado y los objetivos institucionales.</w:t>
      </w:r>
    </w:p>
    <w:p w14:paraId="202E86AB"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sz w:val="24"/>
          <w:szCs w:val="24"/>
        </w:rPr>
      </w:pPr>
    </w:p>
    <w:p w14:paraId="33F109B1" w14:textId="77777777" w:rsidR="00CC4632" w:rsidRPr="00810166" w:rsidRDefault="00CC4632" w:rsidP="00CC4632">
      <w:pPr>
        <w:pStyle w:val="Prrafodelista"/>
        <w:numPr>
          <w:ilvl w:val="0"/>
          <w:numId w:val="78"/>
        </w:numPr>
        <w:pBdr>
          <w:top w:val="nil"/>
          <w:left w:val="nil"/>
          <w:bottom w:val="nil"/>
          <w:right w:val="nil"/>
          <w:between w:val="nil"/>
        </w:pBdr>
        <w:spacing w:after="0" w:line="240" w:lineRule="auto"/>
        <w:jc w:val="both"/>
        <w:rPr>
          <w:rFonts w:ascii="Arial" w:hAnsi="Arial" w:cs="Arial"/>
          <w:sz w:val="24"/>
          <w:szCs w:val="24"/>
        </w:rPr>
      </w:pPr>
      <w:r w:rsidRPr="00810166">
        <w:rPr>
          <w:rFonts w:ascii="Arial" w:hAnsi="Arial" w:cs="Arial"/>
          <w:sz w:val="24"/>
          <w:szCs w:val="24"/>
        </w:rPr>
        <w:t>Velar por que los derechos de propiedad intelectual generados en el marco de actividades institucionales sean correctamente atribuidos a la IES, según las políticas internas y la legislación vigente.</w:t>
      </w:r>
    </w:p>
    <w:p w14:paraId="410D8E49"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sz w:val="24"/>
          <w:szCs w:val="24"/>
        </w:rPr>
      </w:pPr>
    </w:p>
    <w:p w14:paraId="40186F32" w14:textId="77777777" w:rsidR="00CC4632" w:rsidRPr="00810166" w:rsidRDefault="00CC4632" w:rsidP="00CC4632">
      <w:pPr>
        <w:pStyle w:val="Prrafodelista"/>
        <w:numPr>
          <w:ilvl w:val="0"/>
          <w:numId w:val="78"/>
        </w:numPr>
        <w:pBdr>
          <w:top w:val="nil"/>
          <w:left w:val="nil"/>
          <w:bottom w:val="nil"/>
          <w:right w:val="nil"/>
          <w:between w:val="nil"/>
        </w:pBdr>
        <w:spacing w:after="0" w:line="240" w:lineRule="auto"/>
        <w:jc w:val="both"/>
        <w:rPr>
          <w:rFonts w:ascii="Arial" w:hAnsi="Arial" w:cs="Arial"/>
          <w:sz w:val="24"/>
          <w:szCs w:val="24"/>
        </w:rPr>
      </w:pPr>
      <w:r w:rsidRPr="00810166">
        <w:rPr>
          <w:rFonts w:ascii="Arial" w:hAnsi="Arial" w:cs="Arial"/>
          <w:sz w:val="24"/>
          <w:szCs w:val="24"/>
        </w:rPr>
        <w:t>Diseñar e implementar estrategias de formación y sensibilización sobre la importancia de la propiedad intelectual en la academia y la investigación.</w:t>
      </w:r>
    </w:p>
    <w:p w14:paraId="046EA17E"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sz w:val="24"/>
          <w:szCs w:val="24"/>
        </w:rPr>
      </w:pPr>
    </w:p>
    <w:p w14:paraId="23360776" w14:textId="77777777" w:rsidR="00CC4632" w:rsidRPr="00810166" w:rsidRDefault="00CC4632" w:rsidP="00CC4632">
      <w:pPr>
        <w:pStyle w:val="Prrafodelista"/>
        <w:numPr>
          <w:ilvl w:val="0"/>
          <w:numId w:val="78"/>
        </w:numPr>
        <w:pBdr>
          <w:top w:val="nil"/>
          <w:left w:val="nil"/>
          <w:bottom w:val="nil"/>
          <w:right w:val="nil"/>
          <w:between w:val="nil"/>
        </w:pBdr>
        <w:spacing w:after="0" w:line="240" w:lineRule="auto"/>
        <w:jc w:val="both"/>
        <w:rPr>
          <w:rFonts w:ascii="Arial" w:hAnsi="Arial" w:cs="Arial"/>
          <w:sz w:val="24"/>
          <w:szCs w:val="24"/>
        </w:rPr>
      </w:pPr>
      <w:r w:rsidRPr="00810166">
        <w:rPr>
          <w:rFonts w:ascii="Arial" w:hAnsi="Arial" w:cs="Arial"/>
          <w:sz w:val="24"/>
          <w:szCs w:val="24"/>
        </w:rPr>
        <w:t>Participar en la formulación, actualización y aplicación de políticas internas relacionadas con la propiedad intelectual.</w:t>
      </w:r>
    </w:p>
    <w:p w14:paraId="6AC9058B"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sz w:val="24"/>
          <w:szCs w:val="24"/>
        </w:rPr>
      </w:pPr>
    </w:p>
    <w:p w14:paraId="3CE690DE" w14:textId="77777777" w:rsidR="00CC4632" w:rsidRPr="00810166" w:rsidRDefault="00CC4632" w:rsidP="00CC4632">
      <w:pPr>
        <w:pStyle w:val="Prrafodelista"/>
        <w:numPr>
          <w:ilvl w:val="0"/>
          <w:numId w:val="78"/>
        </w:numPr>
        <w:pBdr>
          <w:top w:val="nil"/>
          <w:left w:val="nil"/>
          <w:bottom w:val="nil"/>
          <w:right w:val="nil"/>
          <w:between w:val="nil"/>
        </w:pBdr>
        <w:spacing w:after="0" w:line="240" w:lineRule="auto"/>
        <w:jc w:val="both"/>
        <w:rPr>
          <w:rFonts w:ascii="Arial" w:hAnsi="Arial" w:cs="Arial"/>
          <w:sz w:val="24"/>
          <w:szCs w:val="24"/>
        </w:rPr>
      </w:pPr>
      <w:r w:rsidRPr="00810166">
        <w:rPr>
          <w:rFonts w:ascii="Arial" w:hAnsi="Arial" w:cs="Arial"/>
          <w:sz w:val="24"/>
          <w:szCs w:val="24"/>
        </w:rPr>
        <w:t>Actuar como instancia de conciliación o recomendación en casos de disputas sobre la autoría o titularidad de obras o invenciones.</w:t>
      </w:r>
    </w:p>
    <w:p w14:paraId="745079B9"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sz w:val="24"/>
          <w:szCs w:val="24"/>
        </w:rPr>
      </w:pPr>
    </w:p>
    <w:p w14:paraId="4E5AAFAF" w14:textId="77777777" w:rsidR="00CC4632" w:rsidRPr="00810166" w:rsidRDefault="00CC4632" w:rsidP="00CC4632">
      <w:pPr>
        <w:pStyle w:val="Prrafodelista"/>
        <w:numPr>
          <w:ilvl w:val="0"/>
          <w:numId w:val="78"/>
        </w:numPr>
        <w:pBdr>
          <w:top w:val="nil"/>
          <w:left w:val="nil"/>
          <w:bottom w:val="nil"/>
          <w:right w:val="nil"/>
          <w:between w:val="nil"/>
        </w:pBdr>
        <w:spacing w:after="0" w:line="240" w:lineRule="auto"/>
        <w:jc w:val="both"/>
        <w:rPr>
          <w:rFonts w:ascii="Arial" w:hAnsi="Arial" w:cs="Arial"/>
          <w:sz w:val="24"/>
          <w:szCs w:val="24"/>
        </w:rPr>
      </w:pPr>
      <w:r w:rsidRPr="00810166">
        <w:rPr>
          <w:rFonts w:ascii="Arial" w:hAnsi="Arial" w:cs="Arial"/>
          <w:sz w:val="24"/>
          <w:szCs w:val="24"/>
        </w:rPr>
        <w:t>Asegurar que las actividades de protección y uso de la propiedad intelectual cumplan con la legislación nacional e internacional aplicable.</w:t>
      </w:r>
    </w:p>
    <w:p w14:paraId="0812A19F"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sz w:val="24"/>
          <w:szCs w:val="24"/>
        </w:rPr>
      </w:pPr>
    </w:p>
    <w:p w14:paraId="4DCF0A75" w14:textId="77777777" w:rsidR="00CC4632" w:rsidRPr="00810166" w:rsidRDefault="00CC4632" w:rsidP="00CC4632">
      <w:pPr>
        <w:pStyle w:val="Prrafodelista"/>
        <w:numPr>
          <w:ilvl w:val="0"/>
          <w:numId w:val="78"/>
        </w:numPr>
        <w:pBdr>
          <w:top w:val="nil"/>
          <w:left w:val="nil"/>
          <w:bottom w:val="nil"/>
          <w:right w:val="nil"/>
          <w:between w:val="nil"/>
        </w:pBdr>
        <w:spacing w:after="0" w:line="240" w:lineRule="auto"/>
        <w:jc w:val="both"/>
        <w:rPr>
          <w:rFonts w:ascii="Arial" w:hAnsi="Arial" w:cs="Arial"/>
          <w:sz w:val="24"/>
          <w:szCs w:val="24"/>
        </w:rPr>
      </w:pPr>
      <w:r w:rsidRPr="00810166">
        <w:rPr>
          <w:rFonts w:ascii="Arial" w:hAnsi="Arial" w:cs="Arial"/>
          <w:sz w:val="24"/>
          <w:szCs w:val="24"/>
        </w:rPr>
        <w:lastRenderedPageBreak/>
        <w:t>Elaborar informes o conceptos técnicos cuando sean requeridos por las autoridades académicas, administrativas o comité central de investigación.</w:t>
      </w:r>
    </w:p>
    <w:p w14:paraId="1AD0FF1A"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sz w:val="24"/>
          <w:szCs w:val="24"/>
        </w:rPr>
      </w:pPr>
    </w:p>
    <w:p w14:paraId="4D1E33CE"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b/>
          <w:bCs/>
          <w:sz w:val="24"/>
          <w:szCs w:val="24"/>
        </w:rPr>
      </w:pPr>
    </w:p>
    <w:p w14:paraId="1AB645F9" w14:textId="67B74B56" w:rsidR="00CC4632" w:rsidRPr="00810166" w:rsidRDefault="00B47BF6" w:rsidP="00CC4632">
      <w:pPr>
        <w:pBdr>
          <w:top w:val="nil"/>
          <w:left w:val="nil"/>
          <w:bottom w:val="nil"/>
          <w:right w:val="nil"/>
          <w:between w:val="nil"/>
        </w:pBdr>
        <w:spacing w:after="0" w:line="240" w:lineRule="auto"/>
        <w:ind w:hanging="2"/>
        <w:jc w:val="both"/>
        <w:rPr>
          <w:rFonts w:ascii="Arial" w:hAnsi="Arial" w:cs="Arial"/>
          <w:sz w:val="24"/>
          <w:szCs w:val="24"/>
        </w:rPr>
      </w:pPr>
      <w:r w:rsidRPr="009B3116">
        <w:rPr>
          <w:rFonts w:ascii="Arial" w:hAnsi="Arial" w:cs="Arial"/>
          <w:b/>
          <w:bCs/>
          <w:color w:val="000000" w:themeColor="text1"/>
          <w:lang w:val="es-ES" w:eastAsia="es-ES"/>
        </w:rPr>
        <w:t xml:space="preserve">ARTÍCULO </w:t>
      </w:r>
      <w:r w:rsidRPr="009B3116">
        <w:rPr>
          <w:rFonts w:ascii="Arial" w:hAnsi="Arial" w:cs="Arial"/>
          <w:b/>
          <w:color w:val="000000" w:themeColor="text1"/>
        </w:rPr>
        <w:t>DECIMO NOVENO</w:t>
      </w:r>
      <w:r>
        <w:rPr>
          <w:rFonts w:ascii="Arial" w:hAnsi="Arial" w:cs="Arial"/>
          <w:sz w:val="24"/>
          <w:szCs w:val="24"/>
        </w:rPr>
        <w:t xml:space="preserve">. </w:t>
      </w:r>
      <w:r w:rsidR="00CC4632" w:rsidRPr="00810166">
        <w:rPr>
          <w:rFonts w:ascii="Arial" w:hAnsi="Arial" w:cs="Arial"/>
          <w:sz w:val="24"/>
          <w:szCs w:val="24"/>
        </w:rPr>
        <w:t xml:space="preserve">Declaración de la investigación en el instituto </w:t>
      </w:r>
    </w:p>
    <w:p w14:paraId="5DA716A8"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strike/>
          <w:sz w:val="24"/>
          <w:szCs w:val="24"/>
        </w:rPr>
      </w:pPr>
    </w:p>
    <w:p w14:paraId="73A390EE" w14:textId="36F69F7B" w:rsidR="00CC4632" w:rsidRPr="00810166" w:rsidRDefault="00B47BF6" w:rsidP="00CC4632">
      <w:pPr>
        <w:pBdr>
          <w:top w:val="nil"/>
          <w:left w:val="nil"/>
          <w:bottom w:val="nil"/>
          <w:right w:val="nil"/>
          <w:between w:val="nil"/>
        </w:pBdr>
        <w:spacing w:after="0" w:line="240" w:lineRule="auto"/>
        <w:ind w:hanging="2"/>
        <w:jc w:val="both"/>
        <w:rPr>
          <w:rFonts w:ascii="Arial" w:hAnsi="Arial" w:cs="Arial"/>
          <w:sz w:val="24"/>
          <w:szCs w:val="24"/>
        </w:rPr>
      </w:pPr>
      <w:r w:rsidRPr="009B3116">
        <w:rPr>
          <w:rFonts w:ascii="Arial" w:hAnsi="Arial" w:cs="Arial"/>
          <w:b/>
          <w:bCs/>
          <w:color w:val="000000" w:themeColor="text1"/>
          <w:lang w:val="es-ES" w:eastAsia="es-ES"/>
        </w:rPr>
        <w:t xml:space="preserve">ARTÍCULO </w:t>
      </w:r>
      <w:r w:rsidRPr="009B3116">
        <w:rPr>
          <w:rFonts w:ascii="Arial" w:hAnsi="Arial" w:cs="Arial"/>
          <w:b/>
          <w:color w:val="000000" w:themeColor="text1"/>
        </w:rPr>
        <w:t>VIGÉSIMO</w:t>
      </w:r>
      <w:r>
        <w:rPr>
          <w:rFonts w:ascii="Arial" w:hAnsi="Arial" w:cs="Arial"/>
          <w:b/>
          <w:bCs/>
          <w:sz w:val="24"/>
          <w:szCs w:val="24"/>
        </w:rPr>
        <w:t xml:space="preserve">. </w:t>
      </w:r>
      <w:r w:rsidR="00CC4632" w:rsidRPr="00810166">
        <w:rPr>
          <w:rFonts w:ascii="Arial" w:hAnsi="Arial" w:cs="Arial"/>
          <w:b/>
          <w:bCs/>
          <w:sz w:val="24"/>
          <w:szCs w:val="24"/>
        </w:rPr>
        <w:t>Gestión de la formación en y para la investigación</w:t>
      </w:r>
      <w:r>
        <w:rPr>
          <w:rFonts w:ascii="Arial" w:hAnsi="Arial" w:cs="Arial"/>
          <w:b/>
          <w:bCs/>
          <w:sz w:val="24"/>
          <w:szCs w:val="24"/>
        </w:rPr>
        <w:t xml:space="preserve">. </w:t>
      </w:r>
      <w:r w:rsidR="00CC4632" w:rsidRPr="00810166">
        <w:rPr>
          <w:rFonts w:ascii="Arial" w:hAnsi="Arial" w:cs="Arial"/>
          <w:sz w:val="24"/>
          <w:szCs w:val="24"/>
        </w:rPr>
        <w:t xml:space="preserve">Desarrollar la investigación formativa, enfocándose en la capacitación en técnicas y metodologías de investigación de los estudiantes, profesores, administrativos y graduados a través de semilleros de investigación y programas de cualificación que conduzcan a los mismos a observar, cuestionarse, experimentar, asociarse, trabajar en equipo y dar mejoramiento continuo a procesos o productos para la solución de problemas, necesidades y expectativas que demandan los sectores sociales, productivos y de servicios a nivel institucional, local, regional y global. </w:t>
      </w:r>
    </w:p>
    <w:p w14:paraId="64FBE84E" w14:textId="77777777" w:rsidR="00CC4632" w:rsidRPr="00810166" w:rsidRDefault="00CC4632" w:rsidP="00CC4632">
      <w:pPr>
        <w:pBdr>
          <w:top w:val="nil"/>
          <w:left w:val="nil"/>
          <w:bottom w:val="nil"/>
          <w:right w:val="nil"/>
          <w:between w:val="nil"/>
        </w:pBdr>
        <w:spacing w:after="0" w:line="240" w:lineRule="auto"/>
        <w:ind w:hanging="2"/>
        <w:jc w:val="both"/>
        <w:rPr>
          <w:rFonts w:ascii="Arial" w:hAnsi="Arial" w:cs="Arial"/>
          <w:sz w:val="24"/>
          <w:szCs w:val="24"/>
        </w:rPr>
      </w:pPr>
    </w:p>
    <w:p w14:paraId="71900305" w14:textId="1EEF426B" w:rsidR="00CC4632" w:rsidRPr="00810166" w:rsidRDefault="00B47BF6" w:rsidP="00CC4632">
      <w:pPr>
        <w:pBdr>
          <w:top w:val="nil"/>
          <w:left w:val="nil"/>
          <w:bottom w:val="nil"/>
          <w:right w:val="nil"/>
          <w:between w:val="nil"/>
        </w:pBdr>
        <w:spacing w:after="0" w:line="240" w:lineRule="auto"/>
        <w:ind w:hanging="2"/>
        <w:jc w:val="both"/>
        <w:rPr>
          <w:rFonts w:ascii="Arial" w:hAnsi="Arial" w:cs="Arial"/>
          <w:sz w:val="24"/>
          <w:szCs w:val="24"/>
        </w:rPr>
      </w:pPr>
      <w:r w:rsidRPr="009B3116">
        <w:rPr>
          <w:rFonts w:ascii="Arial" w:hAnsi="Arial" w:cs="Arial"/>
          <w:b/>
          <w:color w:val="000000" w:themeColor="text1"/>
        </w:rPr>
        <w:t>ARTICULO VIGÉSIMO PRIMERO</w:t>
      </w:r>
      <w:r>
        <w:rPr>
          <w:rFonts w:ascii="Arial" w:hAnsi="Arial" w:cs="Arial"/>
          <w:b/>
          <w:bCs/>
          <w:sz w:val="24"/>
          <w:szCs w:val="24"/>
        </w:rPr>
        <w:t xml:space="preserve">. </w:t>
      </w:r>
      <w:r w:rsidR="00CC4632" w:rsidRPr="00810166">
        <w:rPr>
          <w:rFonts w:ascii="Arial" w:hAnsi="Arial" w:cs="Arial"/>
          <w:b/>
          <w:bCs/>
          <w:sz w:val="24"/>
          <w:szCs w:val="24"/>
        </w:rPr>
        <w:t>Gestión de proyectos y productos de investigación</w:t>
      </w:r>
      <w:r>
        <w:rPr>
          <w:rFonts w:ascii="Arial" w:hAnsi="Arial" w:cs="Arial"/>
          <w:b/>
          <w:bCs/>
          <w:sz w:val="24"/>
          <w:szCs w:val="24"/>
        </w:rPr>
        <w:t xml:space="preserve">. </w:t>
      </w:r>
      <w:r w:rsidR="00CC4632" w:rsidRPr="00810166">
        <w:rPr>
          <w:rFonts w:ascii="Arial" w:hAnsi="Arial" w:cs="Arial"/>
          <w:sz w:val="24"/>
          <w:szCs w:val="24"/>
        </w:rPr>
        <w:t>La producción académica, científica y tecnológica. Su objetivo es formular, orientar, dirigir, coordinar, ejecutar e implementar actividades, proyectos y programas de investigación y extensión interdisciplinarios. Estas acciones estratégicas buscan promover el desarrollo institucional tanto a nivel local, regional, nacional e internacional en colaboración con entidades públicas, privadas y mixtas.</w:t>
      </w:r>
    </w:p>
    <w:p w14:paraId="3CD0DC90" w14:textId="77777777" w:rsidR="00CC4632" w:rsidRPr="00810166" w:rsidRDefault="00CC4632" w:rsidP="00CC4632">
      <w:pPr>
        <w:pStyle w:val="Sinespaciado"/>
        <w:jc w:val="both"/>
        <w:rPr>
          <w:rFonts w:ascii="Arial" w:eastAsiaTheme="minorHAnsi" w:hAnsi="Arial" w:cs="Arial"/>
          <w:b/>
          <w:bCs/>
          <w:kern w:val="2"/>
          <w:sz w:val="24"/>
          <w:szCs w:val="24"/>
          <w:lang w:eastAsia="en-US"/>
          <w14:ligatures w14:val="standardContextual"/>
        </w:rPr>
      </w:pPr>
    </w:p>
    <w:p w14:paraId="33AA62FE" w14:textId="77777777" w:rsidR="00CC4632" w:rsidRPr="00810166" w:rsidRDefault="00CC4632" w:rsidP="00CC4632">
      <w:pPr>
        <w:pStyle w:val="Sinespaciado"/>
        <w:jc w:val="both"/>
        <w:rPr>
          <w:rFonts w:ascii="Arial" w:eastAsiaTheme="minorHAnsi" w:hAnsi="Arial" w:cs="Arial"/>
          <w:b/>
          <w:bCs/>
          <w:kern w:val="2"/>
          <w:sz w:val="24"/>
          <w:szCs w:val="24"/>
          <w:lang w:eastAsia="en-US"/>
          <w14:ligatures w14:val="standardContextual"/>
        </w:rPr>
      </w:pPr>
    </w:p>
    <w:p w14:paraId="16416E4B" w14:textId="05F88299" w:rsidR="00CC4632" w:rsidRPr="00810166" w:rsidRDefault="00B47BF6" w:rsidP="00CC4632">
      <w:pPr>
        <w:pStyle w:val="Sinespaciado"/>
        <w:jc w:val="both"/>
        <w:rPr>
          <w:rFonts w:ascii="Arial" w:eastAsiaTheme="minorHAnsi" w:hAnsi="Arial" w:cs="Arial"/>
          <w:kern w:val="2"/>
          <w:sz w:val="24"/>
          <w:szCs w:val="24"/>
          <w:lang w:eastAsia="en-US"/>
          <w14:ligatures w14:val="standardContextual"/>
        </w:rPr>
      </w:pPr>
      <w:r w:rsidRPr="009B3116">
        <w:rPr>
          <w:rFonts w:ascii="Arial" w:hAnsi="Arial" w:cs="Arial"/>
          <w:b/>
          <w:color w:val="000000" w:themeColor="text1"/>
        </w:rPr>
        <w:t>ARTICULO VIGÉSIMO SEGUNDO</w:t>
      </w:r>
      <w:r>
        <w:rPr>
          <w:rFonts w:ascii="Arial" w:eastAsiaTheme="minorHAnsi" w:hAnsi="Arial" w:cs="Arial"/>
          <w:b/>
          <w:bCs/>
          <w:kern w:val="2"/>
          <w:sz w:val="24"/>
          <w:szCs w:val="24"/>
          <w:lang w:eastAsia="en-US"/>
          <w14:ligatures w14:val="standardContextual"/>
        </w:rPr>
        <w:t>. A</w:t>
      </w:r>
      <w:r w:rsidRPr="00810166">
        <w:rPr>
          <w:rFonts w:ascii="Arial" w:eastAsiaTheme="minorHAnsi" w:hAnsi="Arial" w:cs="Arial"/>
          <w:b/>
          <w:bCs/>
          <w:kern w:val="2"/>
          <w:sz w:val="24"/>
          <w:szCs w:val="24"/>
          <w:lang w:eastAsia="en-US"/>
          <w14:ligatures w14:val="standardContextual"/>
        </w:rPr>
        <w:t>signación de la responsabilidad académica en investigación.</w:t>
      </w:r>
      <w:r>
        <w:rPr>
          <w:rFonts w:ascii="Arial" w:eastAsiaTheme="minorHAnsi" w:hAnsi="Arial" w:cs="Arial"/>
          <w:b/>
          <w:bCs/>
          <w:kern w:val="2"/>
          <w:sz w:val="24"/>
          <w:szCs w:val="24"/>
          <w:lang w:eastAsia="en-US"/>
          <w14:ligatures w14:val="standardContextual"/>
        </w:rPr>
        <w:t xml:space="preserve"> </w:t>
      </w:r>
      <w:r w:rsidR="00CC4632" w:rsidRPr="00810166">
        <w:rPr>
          <w:rFonts w:ascii="Arial" w:eastAsiaTheme="minorHAnsi" w:hAnsi="Arial" w:cs="Arial"/>
          <w:kern w:val="2"/>
          <w:sz w:val="24"/>
          <w:szCs w:val="24"/>
          <w:lang w:eastAsia="en-US"/>
          <w14:ligatures w14:val="standardContextual"/>
        </w:rPr>
        <w:t>Es el reconocimiento de las horas de trabajo de un profesor en actividades de investigación en el Instituto serán determinadas y concertadas según las características y complejidad de los proyectos a realizar en periodo de académico, previa concertación con la Dirección de Investigación y el Decano respectivo.  Las horas de trabajo de un profesor semanal en actividades de investigación en el Instituto Superior de Educación Rural se reconocen de la siguiente manera:</w:t>
      </w:r>
    </w:p>
    <w:p w14:paraId="6730DF14" w14:textId="77777777" w:rsidR="00CC4632" w:rsidRPr="00810166" w:rsidRDefault="00CC4632" w:rsidP="00CC4632">
      <w:pPr>
        <w:pStyle w:val="Sinespaciado"/>
        <w:jc w:val="both"/>
        <w:rPr>
          <w:rFonts w:ascii="Arial" w:eastAsiaTheme="minorHAnsi" w:hAnsi="Arial" w:cs="Arial"/>
          <w:kern w:val="2"/>
          <w:sz w:val="24"/>
          <w:szCs w:val="24"/>
          <w:lang w:eastAsia="en-US"/>
          <w14:ligatures w14:val="standardContextual"/>
        </w:rPr>
      </w:pPr>
    </w:p>
    <w:p w14:paraId="58EAE612" w14:textId="77777777" w:rsidR="00CC4632" w:rsidRPr="00810166" w:rsidRDefault="00CC4632" w:rsidP="00CC4632">
      <w:pPr>
        <w:pStyle w:val="Sinespaciado"/>
        <w:jc w:val="both"/>
        <w:rPr>
          <w:rFonts w:ascii="Arial" w:eastAsiaTheme="minorHAnsi" w:hAnsi="Arial" w:cs="Arial"/>
          <w:kern w:val="2"/>
          <w:sz w:val="24"/>
          <w:szCs w:val="24"/>
          <w:lang w:eastAsia="en-US"/>
          <w14:ligatures w14:val="standardContextual"/>
        </w:rPr>
      </w:pPr>
    </w:p>
    <w:tbl>
      <w:tblPr>
        <w:tblW w:w="8835" w:type="dxa"/>
        <w:tblLayout w:type="fixed"/>
        <w:tblLook w:val="04A0" w:firstRow="1" w:lastRow="0" w:firstColumn="1" w:lastColumn="0" w:noHBand="0" w:noVBand="1"/>
      </w:tblPr>
      <w:tblGrid>
        <w:gridCol w:w="7361"/>
        <w:gridCol w:w="1474"/>
      </w:tblGrid>
      <w:tr w:rsidR="00CC4632" w:rsidRPr="00810166" w14:paraId="739F4B18" w14:textId="77777777" w:rsidTr="00B47BF6">
        <w:trPr>
          <w:trHeight w:val="300"/>
        </w:trPr>
        <w:tc>
          <w:tcPr>
            <w:tcW w:w="7361"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left w:w="108" w:type="dxa"/>
              <w:right w:w="108" w:type="dxa"/>
            </w:tcMar>
          </w:tcPr>
          <w:p w14:paraId="46891848"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b/>
                <w:bCs/>
                <w:color w:val="000000" w:themeColor="text1"/>
                <w:sz w:val="24"/>
                <w:szCs w:val="24"/>
              </w:rPr>
              <w:t>Tipo de Producto</w:t>
            </w:r>
          </w:p>
        </w:tc>
        <w:tc>
          <w:tcPr>
            <w:tcW w:w="1474"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left w:w="108" w:type="dxa"/>
              <w:right w:w="108" w:type="dxa"/>
            </w:tcMar>
          </w:tcPr>
          <w:p w14:paraId="14755089"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b/>
                <w:bCs/>
                <w:color w:val="000000" w:themeColor="text1"/>
                <w:sz w:val="24"/>
                <w:szCs w:val="24"/>
              </w:rPr>
              <w:t>Horas semanales</w:t>
            </w:r>
          </w:p>
        </w:tc>
      </w:tr>
      <w:tr w:rsidR="00CC4632" w:rsidRPr="00810166" w14:paraId="3AE8508F" w14:textId="77777777" w:rsidTr="00DD6F32">
        <w:trPr>
          <w:trHeight w:val="300"/>
        </w:trPr>
        <w:tc>
          <w:tcPr>
            <w:tcW w:w="8835" w:type="dxa"/>
            <w:gridSpan w:val="2"/>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110C1D1"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b/>
                <w:bCs/>
                <w:color w:val="000000" w:themeColor="text1"/>
                <w:sz w:val="24"/>
                <w:szCs w:val="24"/>
              </w:rPr>
              <w:t>Productos resultados de actividades de generación de nuevo conocimiento</w:t>
            </w:r>
          </w:p>
        </w:tc>
      </w:tr>
      <w:tr w:rsidR="00CC4632" w:rsidRPr="00810166" w14:paraId="761C5C97" w14:textId="77777777" w:rsidTr="00B47BF6">
        <w:trPr>
          <w:trHeight w:val="300"/>
        </w:trPr>
        <w:tc>
          <w:tcPr>
            <w:tcW w:w="7361" w:type="dxa"/>
            <w:tcBorders>
              <w:top w:val="single" w:sz="8" w:space="0" w:color="auto"/>
              <w:left w:val="single" w:sz="8" w:space="0" w:color="auto"/>
              <w:bottom w:val="single" w:sz="8" w:space="0" w:color="auto"/>
              <w:right w:val="single" w:sz="8" w:space="0" w:color="auto"/>
            </w:tcBorders>
            <w:tcMar>
              <w:left w:w="108" w:type="dxa"/>
              <w:right w:w="108" w:type="dxa"/>
            </w:tcMar>
          </w:tcPr>
          <w:p w14:paraId="7D674B6C"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sz w:val="24"/>
                <w:szCs w:val="24"/>
              </w:rPr>
              <w:t>Producción de Artículo científico en revistas institucionales</w:t>
            </w:r>
          </w:p>
        </w:tc>
        <w:tc>
          <w:tcPr>
            <w:tcW w:w="1474" w:type="dxa"/>
            <w:tcBorders>
              <w:top w:val="nil"/>
              <w:left w:val="single" w:sz="8" w:space="0" w:color="auto"/>
              <w:bottom w:val="single" w:sz="8" w:space="0" w:color="auto"/>
              <w:right w:val="single" w:sz="8" w:space="0" w:color="auto"/>
            </w:tcBorders>
            <w:tcMar>
              <w:left w:w="108" w:type="dxa"/>
              <w:right w:w="108" w:type="dxa"/>
            </w:tcMar>
          </w:tcPr>
          <w:p w14:paraId="7EC56764"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sz w:val="24"/>
                <w:szCs w:val="24"/>
              </w:rPr>
              <w:t>2 horas</w:t>
            </w:r>
          </w:p>
        </w:tc>
      </w:tr>
      <w:tr w:rsidR="00CC4632" w:rsidRPr="00810166" w14:paraId="17790D6B" w14:textId="77777777" w:rsidTr="00B47BF6">
        <w:trPr>
          <w:trHeight w:val="300"/>
        </w:trPr>
        <w:tc>
          <w:tcPr>
            <w:tcW w:w="7361" w:type="dxa"/>
            <w:tcBorders>
              <w:top w:val="single" w:sz="8" w:space="0" w:color="auto"/>
              <w:left w:val="single" w:sz="8" w:space="0" w:color="auto"/>
              <w:bottom w:val="single" w:sz="8" w:space="0" w:color="auto"/>
              <w:right w:val="single" w:sz="8" w:space="0" w:color="auto"/>
            </w:tcBorders>
            <w:tcMar>
              <w:left w:w="108" w:type="dxa"/>
              <w:right w:w="108" w:type="dxa"/>
            </w:tcMar>
          </w:tcPr>
          <w:p w14:paraId="3918F109"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sz w:val="24"/>
                <w:szCs w:val="24"/>
              </w:rPr>
              <w:t>Revista indexada categoría C</w:t>
            </w:r>
          </w:p>
        </w:tc>
        <w:tc>
          <w:tcPr>
            <w:tcW w:w="1474" w:type="dxa"/>
            <w:tcBorders>
              <w:top w:val="single" w:sz="8" w:space="0" w:color="auto"/>
              <w:left w:val="single" w:sz="8" w:space="0" w:color="auto"/>
              <w:bottom w:val="single" w:sz="8" w:space="0" w:color="auto"/>
              <w:right w:val="single" w:sz="8" w:space="0" w:color="auto"/>
            </w:tcBorders>
            <w:tcMar>
              <w:left w:w="108" w:type="dxa"/>
              <w:right w:w="108" w:type="dxa"/>
            </w:tcMar>
          </w:tcPr>
          <w:p w14:paraId="0CE3BA91"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sz w:val="24"/>
                <w:szCs w:val="24"/>
              </w:rPr>
              <w:t>3 horas</w:t>
            </w:r>
          </w:p>
        </w:tc>
      </w:tr>
      <w:tr w:rsidR="00CC4632" w:rsidRPr="00810166" w14:paraId="0F912841" w14:textId="77777777" w:rsidTr="00B47BF6">
        <w:trPr>
          <w:trHeight w:val="300"/>
        </w:trPr>
        <w:tc>
          <w:tcPr>
            <w:tcW w:w="7361" w:type="dxa"/>
            <w:tcBorders>
              <w:top w:val="single" w:sz="8" w:space="0" w:color="auto"/>
              <w:left w:val="single" w:sz="8" w:space="0" w:color="auto"/>
              <w:bottom w:val="single" w:sz="8" w:space="0" w:color="auto"/>
              <w:right w:val="single" w:sz="8" w:space="0" w:color="auto"/>
            </w:tcBorders>
            <w:tcMar>
              <w:left w:w="108" w:type="dxa"/>
              <w:right w:w="108" w:type="dxa"/>
            </w:tcMar>
          </w:tcPr>
          <w:p w14:paraId="1A0472F4"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sz w:val="24"/>
                <w:szCs w:val="24"/>
              </w:rPr>
              <w:t>Revista indexada categoría B</w:t>
            </w:r>
          </w:p>
        </w:tc>
        <w:tc>
          <w:tcPr>
            <w:tcW w:w="1474" w:type="dxa"/>
            <w:tcBorders>
              <w:top w:val="single" w:sz="8" w:space="0" w:color="auto"/>
              <w:left w:val="single" w:sz="8" w:space="0" w:color="auto"/>
              <w:bottom w:val="single" w:sz="8" w:space="0" w:color="auto"/>
              <w:right w:val="single" w:sz="8" w:space="0" w:color="auto"/>
            </w:tcBorders>
            <w:tcMar>
              <w:left w:w="108" w:type="dxa"/>
              <w:right w:w="108" w:type="dxa"/>
            </w:tcMar>
          </w:tcPr>
          <w:p w14:paraId="37BAAD25"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sz w:val="24"/>
                <w:szCs w:val="24"/>
              </w:rPr>
              <w:t>4 horas</w:t>
            </w:r>
          </w:p>
        </w:tc>
      </w:tr>
      <w:tr w:rsidR="00CC4632" w:rsidRPr="00810166" w14:paraId="085F9766" w14:textId="77777777" w:rsidTr="00B47BF6">
        <w:trPr>
          <w:trHeight w:val="300"/>
        </w:trPr>
        <w:tc>
          <w:tcPr>
            <w:tcW w:w="7361" w:type="dxa"/>
            <w:tcBorders>
              <w:top w:val="single" w:sz="8" w:space="0" w:color="auto"/>
              <w:left w:val="single" w:sz="8" w:space="0" w:color="auto"/>
              <w:bottom w:val="single" w:sz="8" w:space="0" w:color="auto"/>
              <w:right w:val="single" w:sz="8" w:space="0" w:color="auto"/>
            </w:tcBorders>
            <w:tcMar>
              <w:left w:w="108" w:type="dxa"/>
              <w:right w:w="108" w:type="dxa"/>
            </w:tcMar>
          </w:tcPr>
          <w:p w14:paraId="4EC207D9"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sz w:val="24"/>
                <w:szCs w:val="24"/>
              </w:rPr>
              <w:t>Revista indexada categoría A</w:t>
            </w:r>
          </w:p>
        </w:tc>
        <w:tc>
          <w:tcPr>
            <w:tcW w:w="1474" w:type="dxa"/>
            <w:tcBorders>
              <w:top w:val="single" w:sz="8" w:space="0" w:color="auto"/>
              <w:left w:val="single" w:sz="8" w:space="0" w:color="auto"/>
              <w:bottom w:val="single" w:sz="8" w:space="0" w:color="auto"/>
              <w:right w:val="single" w:sz="8" w:space="0" w:color="auto"/>
            </w:tcBorders>
            <w:tcMar>
              <w:left w:w="108" w:type="dxa"/>
              <w:right w:w="108" w:type="dxa"/>
            </w:tcMar>
          </w:tcPr>
          <w:p w14:paraId="04B3FF8E"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sz w:val="24"/>
                <w:szCs w:val="24"/>
              </w:rPr>
              <w:t>6 horas</w:t>
            </w:r>
          </w:p>
        </w:tc>
      </w:tr>
      <w:tr w:rsidR="00CC4632" w:rsidRPr="00810166" w14:paraId="152FEFDF" w14:textId="77777777" w:rsidTr="00B47BF6">
        <w:trPr>
          <w:trHeight w:val="35"/>
        </w:trPr>
        <w:tc>
          <w:tcPr>
            <w:tcW w:w="7361" w:type="dxa"/>
            <w:tcBorders>
              <w:top w:val="single" w:sz="8" w:space="0" w:color="auto"/>
              <w:left w:val="single" w:sz="8" w:space="0" w:color="auto"/>
              <w:bottom w:val="single" w:sz="8" w:space="0" w:color="auto"/>
              <w:right w:val="single" w:sz="8" w:space="0" w:color="auto"/>
            </w:tcBorders>
            <w:tcMar>
              <w:left w:w="108" w:type="dxa"/>
              <w:right w:w="108" w:type="dxa"/>
            </w:tcMar>
          </w:tcPr>
          <w:p w14:paraId="563FC8FE" w14:textId="77777777" w:rsidR="00CC4632" w:rsidRPr="00810166" w:rsidRDefault="00CC4632" w:rsidP="00DD6F32">
            <w:pPr>
              <w:pStyle w:val="Sinespaciado"/>
              <w:jc w:val="both"/>
              <w:rPr>
                <w:rFonts w:ascii="Arial" w:eastAsia="Arial" w:hAnsi="Arial" w:cs="Arial"/>
                <w:sz w:val="24"/>
                <w:szCs w:val="24"/>
              </w:rPr>
            </w:pPr>
            <w:r w:rsidRPr="00810166">
              <w:rPr>
                <w:rFonts w:ascii="Arial" w:eastAsia="Arial" w:hAnsi="Arial" w:cs="Arial"/>
                <w:sz w:val="24"/>
                <w:szCs w:val="24"/>
              </w:rPr>
              <w:t>Revista indexada categoría A1</w:t>
            </w:r>
          </w:p>
        </w:tc>
        <w:tc>
          <w:tcPr>
            <w:tcW w:w="1474" w:type="dxa"/>
            <w:tcBorders>
              <w:top w:val="single" w:sz="8" w:space="0" w:color="auto"/>
              <w:left w:val="single" w:sz="8" w:space="0" w:color="auto"/>
              <w:bottom w:val="single" w:sz="8" w:space="0" w:color="auto"/>
              <w:right w:val="single" w:sz="8" w:space="0" w:color="auto"/>
            </w:tcBorders>
            <w:tcMar>
              <w:left w:w="108" w:type="dxa"/>
              <w:right w:w="108" w:type="dxa"/>
            </w:tcMar>
          </w:tcPr>
          <w:p w14:paraId="680EA72A" w14:textId="77777777" w:rsidR="00CC4632" w:rsidRPr="00810166" w:rsidRDefault="00CC4632" w:rsidP="00DD6F32">
            <w:pPr>
              <w:pStyle w:val="Sinespaciado"/>
              <w:jc w:val="both"/>
              <w:rPr>
                <w:rFonts w:ascii="Arial" w:eastAsia="Arial" w:hAnsi="Arial" w:cs="Arial"/>
                <w:sz w:val="24"/>
                <w:szCs w:val="24"/>
              </w:rPr>
            </w:pPr>
            <w:r w:rsidRPr="00810166">
              <w:rPr>
                <w:rFonts w:ascii="Arial" w:eastAsia="Arial" w:hAnsi="Arial" w:cs="Arial"/>
                <w:sz w:val="24"/>
                <w:szCs w:val="24"/>
              </w:rPr>
              <w:t>8 horas</w:t>
            </w:r>
          </w:p>
        </w:tc>
      </w:tr>
      <w:tr w:rsidR="00CC4632" w:rsidRPr="00810166" w14:paraId="2947C725" w14:textId="77777777" w:rsidTr="00DD6F32">
        <w:trPr>
          <w:trHeight w:val="300"/>
        </w:trPr>
        <w:tc>
          <w:tcPr>
            <w:tcW w:w="8835" w:type="dxa"/>
            <w:gridSpan w:val="2"/>
            <w:tcBorders>
              <w:top w:val="single" w:sz="8" w:space="0" w:color="auto"/>
              <w:left w:val="single" w:sz="8" w:space="0" w:color="auto"/>
              <w:bottom w:val="single" w:sz="8" w:space="0" w:color="auto"/>
              <w:right w:val="single" w:sz="8" w:space="0" w:color="auto"/>
            </w:tcBorders>
            <w:shd w:val="clear" w:color="auto" w:fill="A6A6A6" w:themeFill="background1" w:themeFillShade="A6"/>
            <w:tcMar>
              <w:left w:w="108" w:type="dxa"/>
              <w:right w:w="108" w:type="dxa"/>
            </w:tcMar>
          </w:tcPr>
          <w:p w14:paraId="6B11E9EB"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b/>
                <w:bCs/>
                <w:color w:val="000000" w:themeColor="text1"/>
                <w:sz w:val="24"/>
                <w:szCs w:val="24"/>
              </w:rPr>
              <w:lastRenderedPageBreak/>
              <w:t>Productos resultados de actividades de apropiación social del conocimiento.</w:t>
            </w:r>
          </w:p>
        </w:tc>
      </w:tr>
      <w:tr w:rsidR="00CC4632" w:rsidRPr="00810166" w14:paraId="3915325F" w14:textId="77777777" w:rsidTr="00B47BF6">
        <w:trPr>
          <w:trHeight w:val="300"/>
        </w:trPr>
        <w:tc>
          <w:tcPr>
            <w:tcW w:w="7361" w:type="dxa"/>
            <w:tcBorders>
              <w:top w:val="single" w:sz="8" w:space="0" w:color="auto"/>
              <w:left w:val="single" w:sz="8" w:space="0" w:color="auto"/>
              <w:bottom w:val="single" w:sz="8" w:space="0" w:color="auto"/>
              <w:right w:val="single" w:sz="8" w:space="0" w:color="auto"/>
            </w:tcBorders>
            <w:tcMar>
              <w:left w:w="108" w:type="dxa"/>
              <w:right w:w="108" w:type="dxa"/>
            </w:tcMar>
          </w:tcPr>
          <w:p w14:paraId="41AFAA23"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sz w:val="24"/>
                <w:szCs w:val="24"/>
              </w:rPr>
              <w:t>Dirección de grupo de Investigación</w:t>
            </w:r>
          </w:p>
        </w:tc>
        <w:tc>
          <w:tcPr>
            <w:tcW w:w="1474" w:type="dxa"/>
            <w:tcBorders>
              <w:top w:val="nil"/>
              <w:left w:val="single" w:sz="8" w:space="0" w:color="auto"/>
              <w:bottom w:val="single" w:sz="8" w:space="0" w:color="auto"/>
              <w:right w:val="single" w:sz="8" w:space="0" w:color="auto"/>
            </w:tcBorders>
            <w:tcMar>
              <w:left w:w="108" w:type="dxa"/>
              <w:right w:w="108" w:type="dxa"/>
            </w:tcMar>
          </w:tcPr>
          <w:p w14:paraId="0B1ED670"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sz w:val="24"/>
                <w:szCs w:val="24"/>
              </w:rPr>
              <w:t>Hasta 10 horas</w:t>
            </w:r>
          </w:p>
        </w:tc>
      </w:tr>
      <w:tr w:rsidR="00CC4632" w:rsidRPr="00810166" w14:paraId="1AA59969" w14:textId="77777777" w:rsidTr="00B47BF6">
        <w:trPr>
          <w:trHeight w:val="300"/>
        </w:trPr>
        <w:tc>
          <w:tcPr>
            <w:tcW w:w="7361" w:type="dxa"/>
            <w:tcBorders>
              <w:top w:val="single" w:sz="8" w:space="0" w:color="auto"/>
              <w:left w:val="single" w:sz="8" w:space="0" w:color="auto"/>
              <w:bottom w:val="single" w:sz="8" w:space="0" w:color="auto"/>
              <w:right w:val="single" w:sz="8" w:space="0" w:color="auto"/>
            </w:tcBorders>
            <w:tcMar>
              <w:left w:w="108" w:type="dxa"/>
              <w:right w:w="108" w:type="dxa"/>
            </w:tcMar>
          </w:tcPr>
          <w:p w14:paraId="7D3A3C60"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sz w:val="24"/>
                <w:szCs w:val="24"/>
              </w:rPr>
              <w:t>Dirección de semillero de Investigación</w:t>
            </w:r>
          </w:p>
        </w:tc>
        <w:tc>
          <w:tcPr>
            <w:tcW w:w="1474" w:type="dxa"/>
            <w:tcBorders>
              <w:top w:val="single" w:sz="8" w:space="0" w:color="auto"/>
              <w:left w:val="single" w:sz="8" w:space="0" w:color="auto"/>
              <w:bottom w:val="single" w:sz="8" w:space="0" w:color="auto"/>
              <w:right w:val="single" w:sz="8" w:space="0" w:color="auto"/>
            </w:tcBorders>
            <w:tcMar>
              <w:left w:w="108" w:type="dxa"/>
              <w:right w:w="108" w:type="dxa"/>
            </w:tcMar>
          </w:tcPr>
          <w:p w14:paraId="3E2B3539"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sz w:val="24"/>
                <w:szCs w:val="24"/>
              </w:rPr>
              <w:t>Hasta 10 horas</w:t>
            </w:r>
          </w:p>
        </w:tc>
      </w:tr>
      <w:tr w:rsidR="00CC4632" w:rsidRPr="00810166" w14:paraId="0400E183" w14:textId="77777777" w:rsidTr="00DD6F32">
        <w:trPr>
          <w:trHeight w:val="300"/>
        </w:trPr>
        <w:tc>
          <w:tcPr>
            <w:tcW w:w="8835" w:type="dxa"/>
            <w:gridSpan w:val="2"/>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DFB127B" w14:textId="77777777" w:rsidR="00CC4632" w:rsidRPr="00810166" w:rsidRDefault="00CC4632" w:rsidP="00DD6F32">
            <w:pPr>
              <w:spacing w:after="120"/>
              <w:jc w:val="both"/>
              <w:rPr>
                <w:rFonts w:ascii="Arial" w:hAnsi="Arial" w:cs="Arial"/>
                <w:sz w:val="24"/>
                <w:szCs w:val="24"/>
              </w:rPr>
            </w:pPr>
            <w:r w:rsidRPr="00810166">
              <w:rPr>
                <w:rFonts w:ascii="Arial" w:eastAsia="Arial" w:hAnsi="Arial" w:cs="Arial"/>
                <w:b/>
                <w:bCs/>
                <w:color w:val="000000" w:themeColor="text1"/>
                <w:sz w:val="24"/>
                <w:szCs w:val="24"/>
              </w:rPr>
              <w:t xml:space="preserve">Productos de actividades relacionadas con la Formación de Recurso Humano en </w:t>
            </w:r>
            <w:proofErr w:type="spellStart"/>
            <w:r w:rsidRPr="00810166">
              <w:rPr>
                <w:rFonts w:ascii="Arial" w:eastAsia="Arial" w:hAnsi="Arial" w:cs="Arial"/>
                <w:b/>
                <w:bCs/>
                <w:color w:val="000000" w:themeColor="text1"/>
                <w:sz w:val="24"/>
                <w:szCs w:val="24"/>
              </w:rPr>
              <w:t>CTeI</w:t>
            </w:r>
            <w:proofErr w:type="spellEnd"/>
          </w:p>
        </w:tc>
      </w:tr>
      <w:tr w:rsidR="00CC4632" w:rsidRPr="00810166" w14:paraId="6EBAB0C5" w14:textId="77777777" w:rsidTr="00B47BF6">
        <w:trPr>
          <w:trHeight w:val="300"/>
        </w:trPr>
        <w:tc>
          <w:tcPr>
            <w:tcW w:w="7361" w:type="dxa"/>
            <w:tcBorders>
              <w:top w:val="single" w:sz="8" w:space="0" w:color="auto"/>
              <w:left w:val="single" w:sz="8" w:space="0" w:color="auto"/>
              <w:bottom w:val="single" w:sz="8" w:space="0" w:color="auto"/>
              <w:right w:val="single" w:sz="8" w:space="0" w:color="auto"/>
            </w:tcBorders>
            <w:tcMar>
              <w:left w:w="108" w:type="dxa"/>
              <w:right w:w="108" w:type="dxa"/>
            </w:tcMar>
          </w:tcPr>
          <w:p w14:paraId="30D8167D"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sz w:val="24"/>
                <w:szCs w:val="24"/>
              </w:rPr>
              <w:t xml:space="preserve">Formulación de proyectos de investigación en convocatorias internas </w:t>
            </w:r>
          </w:p>
        </w:tc>
        <w:tc>
          <w:tcPr>
            <w:tcW w:w="1474" w:type="dxa"/>
            <w:tcBorders>
              <w:top w:val="nil"/>
              <w:left w:val="single" w:sz="8" w:space="0" w:color="auto"/>
              <w:bottom w:val="single" w:sz="8" w:space="0" w:color="auto"/>
              <w:right w:val="single" w:sz="8" w:space="0" w:color="auto"/>
            </w:tcBorders>
            <w:tcMar>
              <w:left w:w="108" w:type="dxa"/>
              <w:right w:w="108" w:type="dxa"/>
            </w:tcMar>
          </w:tcPr>
          <w:p w14:paraId="6CE38037"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sz w:val="24"/>
                <w:szCs w:val="24"/>
              </w:rPr>
              <w:t>2 horas</w:t>
            </w:r>
          </w:p>
        </w:tc>
      </w:tr>
      <w:tr w:rsidR="00CC4632" w:rsidRPr="00810166" w14:paraId="0ACB7619" w14:textId="77777777" w:rsidTr="00B47BF6">
        <w:trPr>
          <w:trHeight w:val="300"/>
        </w:trPr>
        <w:tc>
          <w:tcPr>
            <w:tcW w:w="7361" w:type="dxa"/>
            <w:tcBorders>
              <w:top w:val="single" w:sz="8" w:space="0" w:color="auto"/>
              <w:left w:val="single" w:sz="8" w:space="0" w:color="auto"/>
              <w:bottom w:val="single" w:sz="8" w:space="0" w:color="auto"/>
              <w:right w:val="single" w:sz="8" w:space="0" w:color="auto"/>
            </w:tcBorders>
            <w:tcMar>
              <w:left w:w="108" w:type="dxa"/>
              <w:right w:w="108" w:type="dxa"/>
            </w:tcMar>
          </w:tcPr>
          <w:p w14:paraId="0B1C59E6"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sz w:val="24"/>
                <w:szCs w:val="24"/>
              </w:rPr>
              <w:t>Formulación de proyectos de investigación en convocatorias externas</w:t>
            </w:r>
          </w:p>
        </w:tc>
        <w:tc>
          <w:tcPr>
            <w:tcW w:w="1474" w:type="dxa"/>
            <w:tcBorders>
              <w:top w:val="single" w:sz="8" w:space="0" w:color="auto"/>
              <w:left w:val="single" w:sz="8" w:space="0" w:color="auto"/>
              <w:bottom w:val="single" w:sz="8" w:space="0" w:color="auto"/>
              <w:right w:val="single" w:sz="8" w:space="0" w:color="auto"/>
            </w:tcBorders>
            <w:tcMar>
              <w:left w:w="108" w:type="dxa"/>
              <w:right w:w="108" w:type="dxa"/>
            </w:tcMar>
          </w:tcPr>
          <w:p w14:paraId="59B1886C"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sz w:val="24"/>
                <w:szCs w:val="24"/>
              </w:rPr>
              <w:t>4 horas</w:t>
            </w:r>
          </w:p>
        </w:tc>
      </w:tr>
      <w:tr w:rsidR="00CC4632" w:rsidRPr="00810166" w14:paraId="701F468E" w14:textId="77777777" w:rsidTr="00B47BF6">
        <w:trPr>
          <w:trHeight w:val="300"/>
        </w:trPr>
        <w:tc>
          <w:tcPr>
            <w:tcW w:w="7361" w:type="dxa"/>
            <w:tcBorders>
              <w:top w:val="single" w:sz="8" w:space="0" w:color="auto"/>
              <w:left w:val="single" w:sz="8" w:space="0" w:color="auto"/>
              <w:bottom w:val="single" w:sz="8" w:space="0" w:color="auto"/>
              <w:right w:val="single" w:sz="8" w:space="0" w:color="auto"/>
            </w:tcBorders>
            <w:tcMar>
              <w:left w:w="108" w:type="dxa"/>
              <w:right w:w="108" w:type="dxa"/>
            </w:tcMar>
          </w:tcPr>
          <w:p w14:paraId="3A7E4EE9"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sz w:val="24"/>
                <w:szCs w:val="24"/>
              </w:rPr>
              <w:t>Dirección o Codirección de trabajo de grado (Máximo 3 trabajos de grado)</w:t>
            </w:r>
          </w:p>
        </w:tc>
        <w:tc>
          <w:tcPr>
            <w:tcW w:w="1474" w:type="dxa"/>
            <w:tcBorders>
              <w:top w:val="single" w:sz="8" w:space="0" w:color="auto"/>
              <w:left w:val="single" w:sz="8" w:space="0" w:color="auto"/>
              <w:bottom w:val="single" w:sz="8" w:space="0" w:color="auto"/>
              <w:right w:val="single" w:sz="8" w:space="0" w:color="auto"/>
            </w:tcBorders>
            <w:tcMar>
              <w:left w:w="108" w:type="dxa"/>
              <w:right w:w="108" w:type="dxa"/>
            </w:tcMar>
          </w:tcPr>
          <w:p w14:paraId="1AA61278"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sz w:val="24"/>
                <w:szCs w:val="24"/>
              </w:rPr>
              <w:t>Hasta 4 horas</w:t>
            </w:r>
          </w:p>
        </w:tc>
      </w:tr>
      <w:tr w:rsidR="00CC4632" w:rsidRPr="00810166" w14:paraId="1EE38D45" w14:textId="77777777" w:rsidTr="00B47BF6">
        <w:trPr>
          <w:trHeight w:val="300"/>
        </w:trPr>
        <w:tc>
          <w:tcPr>
            <w:tcW w:w="7361" w:type="dxa"/>
            <w:tcBorders>
              <w:top w:val="single" w:sz="8" w:space="0" w:color="auto"/>
              <w:left w:val="single" w:sz="8" w:space="0" w:color="auto"/>
              <w:bottom w:val="single" w:sz="8" w:space="0" w:color="auto"/>
              <w:right w:val="single" w:sz="8" w:space="0" w:color="auto"/>
            </w:tcBorders>
            <w:tcMar>
              <w:left w:w="108" w:type="dxa"/>
              <w:right w:w="108" w:type="dxa"/>
            </w:tcMar>
          </w:tcPr>
          <w:p w14:paraId="7AE2A1EE"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sz w:val="24"/>
                <w:szCs w:val="24"/>
              </w:rPr>
              <w:t>Asesoría de trabajo de grado</w:t>
            </w:r>
          </w:p>
        </w:tc>
        <w:tc>
          <w:tcPr>
            <w:tcW w:w="1474" w:type="dxa"/>
            <w:tcBorders>
              <w:top w:val="single" w:sz="8" w:space="0" w:color="auto"/>
              <w:left w:val="single" w:sz="8" w:space="0" w:color="auto"/>
              <w:bottom w:val="single" w:sz="8" w:space="0" w:color="auto"/>
              <w:right w:val="single" w:sz="8" w:space="0" w:color="auto"/>
            </w:tcBorders>
            <w:tcMar>
              <w:left w:w="108" w:type="dxa"/>
              <w:right w:w="108" w:type="dxa"/>
            </w:tcMar>
          </w:tcPr>
          <w:p w14:paraId="636B1A79" w14:textId="77777777" w:rsidR="00CC4632" w:rsidRPr="00810166" w:rsidRDefault="00CC4632" w:rsidP="00DD6F32">
            <w:pPr>
              <w:pStyle w:val="Sinespaciado"/>
              <w:jc w:val="both"/>
              <w:rPr>
                <w:rFonts w:ascii="Arial" w:hAnsi="Arial" w:cs="Arial"/>
                <w:sz w:val="24"/>
                <w:szCs w:val="24"/>
              </w:rPr>
            </w:pPr>
            <w:r w:rsidRPr="00810166">
              <w:rPr>
                <w:rFonts w:ascii="Arial" w:eastAsia="Arial" w:hAnsi="Arial" w:cs="Arial"/>
                <w:sz w:val="24"/>
                <w:szCs w:val="24"/>
              </w:rPr>
              <w:t>1 hora</w:t>
            </w:r>
          </w:p>
        </w:tc>
      </w:tr>
    </w:tbl>
    <w:p w14:paraId="1AAF4678" w14:textId="77777777" w:rsidR="00CC4632" w:rsidRPr="00810166" w:rsidRDefault="00CC4632" w:rsidP="00CC4632">
      <w:pPr>
        <w:pStyle w:val="Sinespaciado"/>
        <w:jc w:val="both"/>
        <w:rPr>
          <w:rFonts w:ascii="Arial" w:hAnsi="Arial" w:cs="Arial"/>
          <w:bCs/>
          <w:sz w:val="24"/>
          <w:szCs w:val="24"/>
          <w:lang w:val="es-ES" w:eastAsia="es-ES"/>
        </w:rPr>
      </w:pPr>
    </w:p>
    <w:p w14:paraId="512F1820" w14:textId="77777777" w:rsidR="00CC4632" w:rsidRPr="00810166" w:rsidRDefault="00CC4632" w:rsidP="00CC4632">
      <w:pPr>
        <w:pStyle w:val="Sinespaciado"/>
        <w:jc w:val="both"/>
        <w:rPr>
          <w:rFonts w:ascii="Arial" w:hAnsi="Arial" w:cs="Arial"/>
          <w:bCs/>
          <w:sz w:val="24"/>
          <w:szCs w:val="24"/>
          <w:lang w:val="es-ES" w:eastAsia="es-ES"/>
        </w:rPr>
      </w:pPr>
    </w:p>
    <w:p w14:paraId="16BD55C0" w14:textId="77777777" w:rsidR="00CC4632" w:rsidRPr="00810166" w:rsidRDefault="00CC4632" w:rsidP="00CC4632">
      <w:pPr>
        <w:autoSpaceDE w:val="0"/>
        <w:adjustRightInd w:val="0"/>
        <w:spacing w:after="0" w:line="240" w:lineRule="auto"/>
        <w:jc w:val="both"/>
        <w:rPr>
          <w:rFonts w:ascii="Arial" w:hAnsi="Arial" w:cs="Arial"/>
          <w:sz w:val="24"/>
          <w:szCs w:val="24"/>
        </w:rPr>
      </w:pPr>
      <w:r w:rsidRPr="00810166">
        <w:rPr>
          <w:rFonts w:ascii="Arial" w:hAnsi="Arial" w:cs="Arial"/>
          <w:b/>
          <w:bCs/>
          <w:sz w:val="24"/>
          <w:szCs w:val="24"/>
        </w:rPr>
        <w:t>PARÁGRAFO</w:t>
      </w:r>
      <w:r w:rsidRPr="00810166">
        <w:rPr>
          <w:rFonts w:ascii="Arial" w:hAnsi="Arial" w:cs="Arial"/>
          <w:sz w:val="24"/>
          <w:szCs w:val="24"/>
        </w:rPr>
        <w:t>: La reglamentación detallada del reconocimiento de las horas de trabajo de un profesor en actividades de investigación será expedida mediante acto administrativo del Consejo Académico, con el fin de establecer los lineamientos, procedimientos y criterios que orienten su desarrollo integral y articulado dentro de la institución.</w:t>
      </w:r>
    </w:p>
    <w:p w14:paraId="788F5D38" w14:textId="77777777" w:rsidR="00CC4632" w:rsidRPr="00810166" w:rsidRDefault="00CC4632" w:rsidP="00CC4632">
      <w:pPr>
        <w:pStyle w:val="Sinespaciado"/>
        <w:jc w:val="both"/>
        <w:rPr>
          <w:rFonts w:ascii="Arial" w:hAnsi="Arial" w:cs="Arial"/>
          <w:bCs/>
          <w:sz w:val="24"/>
          <w:szCs w:val="24"/>
          <w:lang w:val="es-ES" w:eastAsia="es-ES"/>
        </w:rPr>
      </w:pPr>
    </w:p>
    <w:p w14:paraId="2EF82F92" w14:textId="77777777" w:rsidR="00CC4632" w:rsidRPr="00810166" w:rsidRDefault="00CC4632" w:rsidP="00CC4632">
      <w:pPr>
        <w:autoSpaceDE w:val="0"/>
        <w:adjustRightInd w:val="0"/>
        <w:spacing w:after="0" w:line="240" w:lineRule="auto"/>
        <w:jc w:val="both"/>
        <w:rPr>
          <w:rFonts w:ascii="Arial" w:hAnsi="Arial" w:cs="Arial"/>
          <w:sz w:val="24"/>
          <w:szCs w:val="24"/>
        </w:rPr>
      </w:pPr>
      <w:r w:rsidRPr="00810166">
        <w:rPr>
          <w:rFonts w:ascii="Arial" w:hAnsi="Arial" w:cs="Arial"/>
          <w:b/>
          <w:bCs/>
          <w:sz w:val="24"/>
          <w:szCs w:val="24"/>
        </w:rPr>
        <w:t>PARÁGRAFO</w:t>
      </w:r>
      <w:r w:rsidRPr="00810166">
        <w:rPr>
          <w:rFonts w:ascii="Arial" w:hAnsi="Arial" w:cs="Arial"/>
          <w:sz w:val="24"/>
          <w:szCs w:val="24"/>
        </w:rPr>
        <w:t xml:space="preserve">: Las horas de directores de grupo y semillero de investigación dependen de las actividades planteadas a desarrollar, las define el comité central de investigación. </w:t>
      </w:r>
    </w:p>
    <w:p w14:paraId="0245C232" w14:textId="77777777" w:rsidR="00CC4632" w:rsidRPr="00810166" w:rsidRDefault="00CC4632" w:rsidP="00CC4632">
      <w:pPr>
        <w:pStyle w:val="Sinespaciado"/>
        <w:jc w:val="both"/>
        <w:rPr>
          <w:rFonts w:ascii="Arial" w:hAnsi="Arial" w:cs="Arial"/>
          <w:bCs/>
          <w:sz w:val="24"/>
          <w:szCs w:val="24"/>
          <w:lang w:val="es-ES" w:eastAsia="es-ES"/>
        </w:rPr>
      </w:pPr>
    </w:p>
    <w:p w14:paraId="49379696" w14:textId="77777777" w:rsidR="00CC4632" w:rsidRPr="00810166" w:rsidRDefault="00CC4632" w:rsidP="00CC4632">
      <w:pPr>
        <w:pStyle w:val="Sinespaciado"/>
        <w:jc w:val="both"/>
        <w:rPr>
          <w:rFonts w:ascii="Arial" w:hAnsi="Arial" w:cs="Arial"/>
          <w:bCs/>
          <w:sz w:val="24"/>
          <w:szCs w:val="24"/>
          <w:lang w:val="es-ES" w:eastAsia="es-ES"/>
        </w:rPr>
      </w:pPr>
    </w:p>
    <w:p w14:paraId="4F362532" w14:textId="2D2383A9" w:rsidR="00CC4632" w:rsidRPr="00810166" w:rsidRDefault="00B47BF6" w:rsidP="00CC4632">
      <w:pPr>
        <w:spacing w:after="0" w:line="240" w:lineRule="auto"/>
        <w:jc w:val="both"/>
        <w:rPr>
          <w:rFonts w:ascii="Arial" w:hAnsi="Arial" w:cs="Arial"/>
          <w:sz w:val="24"/>
          <w:szCs w:val="24"/>
        </w:rPr>
      </w:pPr>
      <w:r w:rsidRPr="009B3116">
        <w:rPr>
          <w:rFonts w:ascii="Arial" w:hAnsi="Arial" w:cs="Arial"/>
          <w:b/>
          <w:color w:val="000000" w:themeColor="text1"/>
        </w:rPr>
        <w:t>ARTICULO VIGÉSIMO TERCERO</w:t>
      </w:r>
      <w:r>
        <w:rPr>
          <w:rFonts w:ascii="Arial" w:hAnsi="Arial" w:cs="Arial"/>
          <w:b/>
          <w:bCs/>
          <w:sz w:val="24"/>
          <w:szCs w:val="24"/>
        </w:rPr>
        <w:t xml:space="preserve">. </w:t>
      </w:r>
      <w:r w:rsidR="00CC4632" w:rsidRPr="00810166">
        <w:rPr>
          <w:rFonts w:ascii="Arial" w:hAnsi="Arial" w:cs="Arial"/>
          <w:b/>
          <w:bCs/>
          <w:sz w:val="24"/>
          <w:szCs w:val="24"/>
        </w:rPr>
        <w:t>La internacionalización de la investigación</w:t>
      </w:r>
      <w:r>
        <w:rPr>
          <w:rFonts w:ascii="Arial" w:hAnsi="Arial" w:cs="Arial"/>
          <w:b/>
          <w:bCs/>
          <w:sz w:val="24"/>
          <w:szCs w:val="24"/>
        </w:rPr>
        <w:t xml:space="preserve">. </w:t>
      </w:r>
      <w:r w:rsidR="00CC4632" w:rsidRPr="00810166">
        <w:rPr>
          <w:rFonts w:ascii="Arial" w:hAnsi="Arial" w:cs="Arial"/>
          <w:sz w:val="24"/>
          <w:szCs w:val="24"/>
        </w:rPr>
        <w:t xml:space="preserve">Se centra en fomentar la colaboración científica internacional, mediante proyectos en cooperación, redes de investigadores, </w:t>
      </w:r>
      <w:proofErr w:type="spellStart"/>
      <w:r w:rsidR="00CC4632" w:rsidRPr="00810166">
        <w:rPr>
          <w:rFonts w:ascii="Arial" w:hAnsi="Arial" w:cs="Arial"/>
          <w:sz w:val="24"/>
          <w:szCs w:val="24"/>
        </w:rPr>
        <w:t>copatentes</w:t>
      </w:r>
      <w:proofErr w:type="spellEnd"/>
      <w:r w:rsidR="00CC4632" w:rsidRPr="00810166">
        <w:rPr>
          <w:rFonts w:ascii="Arial" w:hAnsi="Arial" w:cs="Arial"/>
          <w:sz w:val="24"/>
          <w:szCs w:val="24"/>
        </w:rPr>
        <w:t xml:space="preserve"> y </w:t>
      </w:r>
      <w:proofErr w:type="spellStart"/>
      <w:r w:rsidR="00CC4632" w:rsidRPr="00810166">
        <w:rPr>
          <w:rFonts w:ascii="Arial" w:hAnsi="Arial" w:cs="Arial"/>
          <w:sz w:val="24"/>
          <w:szCs w:val="24"/>
        </w:rPr>
        <w:t>copublicaciones</w:t>
      </w:r>
      <w:proofErr w:type="spellEnd"/>
      <w:r w:rsidR="00CC4632" w:rsidRPr="00810166">
        <w:rPr>
          <w:rFonts w:ascii="Arial" w:hAnsi="Arial" w:cs="Arial"/>
          <w:sz w:val="24"/>
          <w:szCs w:val="24"/>
        </w:rPr>
        <w:t xml:space="preserve"> con socios internacionales, además de promover movilidad en estancias de investigación. Su objetivo es contribuir al desarrollo sostenible, generando nuevo conocimiento en colaboración internacional y equilibrando los desafíos locales con las tendencias globales. Las acciones clave en este proceso incluyen programas de movilidad en investigación, construcción de capacidades científicas, fortalecimiento de alianzas y consorcios, aumento de la visibilidad internacional, acceso a infraestructura y recursos, y la creación de políticas que vinculen la internacionalización con la ciencia, tecnología e innovación (</w:t>
      </w:r>
      <w:proofErr w:type="spellStart"/>
      <w:r w:rsidR="00CC4632" w:rsidRPr="00810166">
        <w:rPr>
          <w:rFonts w:ascii="Arial" w:hAnsi="Arial" w:cs="Arial"/>
          <w:sz w:val="24"/>
          <w:szCs w:val="24"/>
        </w:rPr>
        <w:t>CTeI</w:t>
      </w:r>
      <w:proofErr w:type="spellEnd"/>
      <w:r w:rsidR="00CC4632" w:rsidRPr="00810166">
        <w:rPr>
          <w:rFonts w:ascii="Arial" w:hAnsi="Arial" w:cs="Arial"/>
          <w:sz w:val="24"/>
          <w:szCs w:val="24"/>
        </w:rPr>
        <w:t>)</w:t>
      </w:r>
      <w:r w:rsidR="00CC4632" w:rsidRPr="00810166">
        <w:rPr>
          <w:rStyle w:val="Refdenotaalpie"/>
          <w:rFonts w:ascii="Arial" w:hAnsi="Arial" w:cs="Arial"/>
          <w:sz w:val="24"/>
          <w:szCs w:val="24"/>
        </w:rPr>
        <w:footnoteReference w:id="8"/>
      </w:r>
    </w:p>
    <w:p w14:paraId="26D37892" w14:textId="3C4B605B" w:rsidR="00B47BF6" w:rsidRDefault="00B47BF6" w:rsidP="00B47BF6">
      <w:pPr>
        <w:pStyle w:val="Sinespaciado"/>
        <w:jc w:val="center"/>
        <w:rPr>
          <w:rFonts w:ascii="Arial" w:hAnsi="Arial" w:cs="Arial"/>
          <w:b/>
          <w:bCs/>
          <w:color w:val="000000" w:themeColor="text1"/>
          <w:lang w:val="es-ES" w:eastAsia="es-ES"/>
        </w:rPr>
      </w:pPr>
      <w:r w:rsidRPr="009B3116">
        <w:rPr>
          <w:rFonts w:ascii="Arial" w:hAnsi="Arial" w:cs="Arial"/>
          <w:b/>
          <w:bCs/>
          <w:color w:val="000000" w:themeColor="text1"/>
          <w:lang w:val="es-ES" w:eastAsia="es-ES"/>
        </w:rPr>
        <w:lastRenderedPageBreak/>
        <w:t>CAPITULO I</w:t>
      </w:r>
      <w:r>
        <w:rPr>
          <w:rFonts w:ascii="Arial" w:hAnsi="Arial" w:cs="Arial"/>
          <w:b/>
          <w:bCs/>
          <w:color w:val="000000" w:themeColor="text1"/>
          <w:lang w:val="es-ES" w:eastAsia="es-ES"/>
        </w:rPr>
        <w:t xml:space="preserve">II. ACTORES, FUNCIONES E IMPACTOS </w:t>
      </w:r>
    </w:p>
    <w:p w14:paraId="7D1439E8" w14:textId="77777777" w:rsidR="00B47BF6" w:rsidRDefault="00B47BF6" w:rsidP="00B47BF6">
      <w:pPr>
        <w:pStyle w:val="Sinespaciado"/>
        <w:jc w:val="center"/>
        <w:rPr>
          <w:rFonts w:ascii="Arial" w:hAnsi="Arial" w:cs="Arial"/>
          <w:b/>
          <w:bCs/>
          <w:color w:val="000000" w:themeColor="text1"/>
          <w:lang w:val="es-ES" w:eastAsia="es-ES"/>
        </w:rPr>
      </w:pPr>
    </w:p>
    <w:p w14:paraId="3FF57343" w14:textId="47D908D5" w:rsidR="00CC4632" w:rsidRPr="00810166" w:rsidRDefault="00B47BF6" w:rsidP="00B47BF6">
      <w:pPr>
        <w:pStyle w:val="Sinespaciado"/>
        <w:rPr>
          <w:rFonts w:ascii="Arial" w:hAnsi="Arial" w:cs="Arial"/>
          <w:b/>
          <w:bCs/>
          <w:sz w:val="24"/>
          <w:szCs w:val="24"/>
        </w:rPr>
      </w:pPr>
      <w:r w:rsidRPr="009B3116">
        <w:rPr>
          <w:rFonts w:ascii="Arial" w:hAnsi="Arial" w:cs="Arial"/>
          <w:b/>
          <w:color w:val="000000" w:themeColor="text1"/>
        </w:rPr>
        <w:t>ARTICULO VIGÉSIMO CUARTO</w:t>
      </w:r>
      <w:r>
        <w:rPr>
          <w:rFonts w:ascii="Arial" w:hAnsi="Arial" w:cs="Arial"/>
          <w:b/>
          <w:bCs/>
          <w:sz w:val="24"/>
          <w:szCs w:val="24"/>
        </w:rPr>
        <w:t xml:space="preserve">. </w:t>
      </w:r>
      <w:r w:rsidR="00CC4632" w:rsidRPr="00810166">
        <w:rPr>
          <w:rFonts w:ascii="Arial" w:hAnsi="Arial" w:cs="Arial"/>
          <w:b/>
          <w:bCs/>
          <w:sz w:val="24"/>
          <w:szCs w:val="24"/>
        </w:rPr>
        <w:t>Actores y Funciones</w:t>
      </w:r>
      <w:r>
        <w:rPr>
          <w:rFonts w:ascii="Arial" w:hAnsi="Arial" w:cs="Arial"/>
          <w:b/>
          <w:bCs/>
          <w:sz w:val="24"/>
          <w:szCs w:val="24"/>
        </w:rPr>
        <w:t xml:space="preserve">: </w:t>
      </w:r>
    </w:p>
    <w:p w14:paraId="4653B66B" w14:textId="77777777" w:rsidR="00CC4632" w:rsidRPr="00810166" w:rsidRDefault="00CC4632" w:rsidP="00B47BF6">
      <w:pPr>
        <w:pStyle w:val="Prrafodelista"/>
        <w:numPr>
          <w:ilvl w:val="0"/>
          <w:numId w:val="88"/>
        </w:numPr>
        <w:spacing w:before="100" w:beforeAutospacing="1" w:after="100" w:afterAutospacing="1" w:line="240" w:lineRule="auto"/>
        <w:jc w:val="both"/>
        <w:rPr>
          <w:rFonts w:ascii="Arial" w:hAnsi="Arial" w:cs="Arial"/>
          <w:sz w:val="24"/>
          <w:szCs w:val="24"/>
        </w:rPr>
      </w:pPr>
      <w:r w:rsidRPr="00810166">
        <w:rPr>
          <w:rFonts w:ascii="Arial" w:hAnsi="Arial" w:cs="Arial"/>
          <w:i/>
          <w:iCs/>
          <w:sz w:val="24"/>
          <w:szCs w:val="24"/>
        </w:rPr>
        <w:t>Investigadores:</w:t>
      </w:r>
      <w:r w:rsidRPr="00810166">
        <w:rPr>
          <w:rFonts w:ascii="Arial" w:hAnsi="Arial" w:cs="Arial"/>
          <w:sz w:val="24"/>
          <w:szCs w:val="24"/>
        </w:rPr>
        <w:t xml:space="preserve"> Profesor involucrado en la concepción o creación de nuevo conocimientos, productos, procesos, métodos, y sistemas, y/o en la gestión de los respectivos proyectos. En el </w:t>
      </w:r>
      <w:proofErr w:type="spellStart"/>
      <w:r w:rsidRPr="00810166">
        <w:rPr>
          <w:rFonts w:ascii="Arial" w:hAnsi="Arial" w:cs="Arial"/>
          <w:sz w:val="24"/>
          <w:szCs w:val="24"/>
        </w:rPr>
        <w:t>SNCTeI</w:t>
      </w:r>
      <w:proofErr w:type="spellEnd"/>
      <w:r w:rsidRPr="00810166">
        <w:rPr>
          <w:rFonts w:ascii="Arial" w:hAnsi="Arial" w:cs="Arial"/>
          <w:sz w:val="24"/>
          <w:szCs w:val="24"/>
        </w:rPr>
        <w:t xml:space="preserve"> son clasificados en Emérito, Sénior, Asociado y Junior de acuerdo con su formación, su producción y su aporte en la formación de nuevo recurso humano para la investigación. Actividad principal o nuclear: Investigación básica, aplicada y/o desarrollo tecnológico (TRL 1 al 7).</w:t>
      </w:r>
      <w:r w:rsidRPr="00810166">
        <w:rPr>
          <w:rStyle w:val="Refdenotaalpie"/>
          <w:rFonts w:ascii="Arial" w:hAnsi="Arial" w:cs="Arial"/>
          <w:sz w:val="24"/>
          <w:szCs w:val="24"/>
        </w:rPr>
        <w:footnoteReference w:id="9"/>
      </w:r>
    </w:p>
    <w:p w14:paraId="148A01FD" w14:textId="77777777" w:rsidR="00CC4632" w:rsidRPr="00810166" w:rsidRDefault="00CC4632" w:rsidP="00B47BF6">
      <w:pPr>
        <w:pStyle w:val="Prrafodelista"/>
        <w:numPr>
          <w:ilvl w:val="0"/>
          <w:numId w:val="88"/>
        </w:numPr>
        <w:spacing w:before="100" w:beforeAutospacing="1" w:after="100" w:afterAutospacing="1" w:line="240" w:lineRule="auto"/>
        <w:jc w:val="both"/>
        <w:rPr>
          <w:rFonts w:ascii="Arial" w:hAnsi="Arial" w:cs="Arial"/>
          <w:sz w:val="24"/>
          <w:szCs w:val="24"/>
        </w:rPr>
      </w:pPr>
      <w:r w:rsidRPr="00810166">
        <w:rPr>
          <w:rFonts w:ascii="Arial" w:hAnsi="Arial" w:cs="Arial"/>
          <w:i/>
          <w:iCs/>
          <w:sz w:val="24"/>
          <w:szCs w:val="24"/>
        </w:rPr>
        <w:t>Estudiantes:</w:t>
      </w:r>
      <w:r w:rsidRPr="00810166">
        <w:rPr>
          <w:rFonts w:ascii="Arial" w:hAnsi="Arial" w:cs="Arial"/>
          <w:sz w:val="24"/>
          <w:szCs w:val="24"/>
        </w:rPr>
        <w:t xml:space="preserve"> coinvestigadores, desarrolladores de proyectos.</w:t>
      </w:r>
    </w:p>
    <w:p w14:paraId="0D7AF598" w14:textId="77777777" w:rsidR="00CC4632" w:rsidRPr="00810166" w:rsidRDefault="00CC4632" w:rsidP="00B47BF6">
      <w:pPr>
        <w:pStyle w:val="Prrafodelista"/>
        <w:numPr>
          <w:ilvl w:val="0"/>
          <w:numId w:val="88"/>
        </w:numPr>
        <w:spacing w:before="100" w:beforeAutospacing="1" w:after="100" w:afterAutospacing="1" w:line="240" w:lineRule="auto"/>
        <w:jc w:val="both"/>
        <w:rPr>
          <w:rFonts w:ascii="Arial" w:hAnsi="Arial" w:cs="Arial"/>
          <w:sz w:val="24"/>
          <w:szCs w:val="24"/>
        </w:rPr>
      </w:pPr>
      <w:r w:rsidRPr="00810166">
        <w:rPr>
          <w:rFonts w:ascii="Arial" w:hAnsi="Arial" w:cs="Arial"/>
          <w:i/>
          <w:iCs/>
          <w:sz w:val="24"/>
          <w:szCs w:val="24"/>
        </w:rPr>
        <w:t>Administrativos:</w:t>
      </w:r>
      <w:r w:rsidRPr="00810166">
        <w:rPr>
          <w:rFonts w:ascii="Arial" w:hAnsi="Arial" w:cs="Arial"/>
          <w:sz w:val="24"/>
          <w:szCs w:val="24"/>
        </w:rPr>
        <w:t xml:space="preserve"> vigilancia tecnológica, gestores de convocatorias, proyectos e internacionalización.</w:t>
      </w:r>
    </w:p>
    <w:p w14:paraId="412C81EA" w14:textId="158A0F66" w:rsidR="00CC4632" w:rsidRPr="00810166" w:rsidRDefault="00CC4632" w:rsidP="00CC4632">
      <w:pPr>
        <w:spacing w:before="100" w:beforeAutospacing="1" w:after="100" w:afterAutospacing="1" w:line="240" w:lineRule="auto"/>
        <w:jc w:val="both"/>
        <w:rPr>
          <w:rFonts w:ascii="Arial" w:hAnsi="Arial" w:cs="Arial"/>
          <w:b/>
          <w:bCs/>
          <w:sz w:val="24"/>
          <w:szCs w:val="24"/>
        </w:rPr>
      </w:pPr>
      <w:r w:rsidRPr="00810166">
        <w:rPr>
          <w:rFonts w:ascii="Arial" w:hAnsi="Arial" w:cs="Arial"/>
          <w:b/>
          <w:bCs/>
          <w:sz w:val="24"/>
          <w:szCs w:val="24"/>
        </w:rPr>
        <w:t>F</w:t>
      </w:r>
      <w:r w:rsidR="00B47BF6" w:rsidRPr="00B47BF6">
        <w:rPr>
          <w:rFonts w:ascii="Arial" w:hAnsi="Arial" w:cs="Arial"/>
          <w:b/>
          <w:color w:val="000000" w:themeColor="text1"/>
        </w:rPr>
        <w:t xml:space="preserve"> </w:t>
      </w:r>
      <w:r w:rsidR="00B47BF6" w:rsidRPr="00D21B26">
        <w:rPr>
          <w:rFonts w:ascii="Arial" w:hAnsi="Arial" w:cs="Arial"/>
          <w:b/>
          <w:color w:val="000000" w:themeColor="text1"/>
        </w:rPr>
        <w:t>ARTICULO VIGÉSIMO QUINTO</w:t>
      </w:r>
      <w:r w:rsidR="00B47BF6">
        <w:rPr>
          <w:rFonts w:ascii="Arial" w:hAnsi="Arial" w:cs="Arial"/>
          <w:b/>
          <w:bCs/>
          <w:sz w:val="24"/>
          <w:szCs w:val="24"/>
        </w:rPr>
        <w:t>. F</w:t>
      </w:r>
      <w:r w:rsidRPr="00810166">
        <w:rPr>
          <w:rFonts w:ascii="Arial" w:hAnsi="Arial" w:cs="Arial"/>
          <w:b/>
          <w:bCs/>
          <w:sz w:val="24"/>
          <w:szCs w:val="24"/>
        </w:rPr>
        <w:t>unciones de un investigador</w:t>
      </w:r>
    </w:p>
    <w:p w14:paraId="6380C29A" w14:textId="77777777" w:rsidR="00CC4632" w:rsidRPr="00810166" w:rsidRDefault="00CC4632" w:rsidP="00CC4632">
      <w:pPr>
        <w:pStyle w:val="Prrafodelista"/>
        <w:numPr>
          <w:ilvl w:val="0"/>
          <w:numId w:val="81"/>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Cumplir con el reglamento institucional y los términos de referencia para la presentación de proyectos.</w:t>
      </w:r>
    </w:p>
    <w:p w14:paraId="5DB66A8E" w14:textId="77777777" w:rsidR="00CC4632" w:rsidRPr="00810166" w:rsidRDefault="00CC4632" w:rsidP="00CC4632">
      <w:pPr>
        <w:pStyle w:val="Prrafodelista"/>
        <w:numPr>
          <w:ilvl w:val="0"/>
          <w:numId w:val="81"/>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Formular proyectos de investigación pertinentes según metodologías vigentes.</w:t>
      </w:r>
    </w:p>
    <w:p w14:paraId="3A22B6E8" w14:textId="77777777" w:rsidR="00CC4632" w:rsidRPr="00810166" w:rsidRDefault="00CC4632" w:rsidP="00CC4632">
      <w:pPr>
        <w:pStyle w:val="Prrafodelista"/>
        <w:numPr>
          <w:ilvl w:val="0"/>
          <w:numId w:val="81"/>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 xml:space="preserve">Generar al menos un producto de investigación anual que cumpla con los criterios de calidad establecidos por </w:t>
      </w:r>
      <w:proofErr w:type="spellStart"/>
      <w:r w:rsidRPr="00810166">
        <w:rPr>
          <w:rFonts w:ascii="Arial" w:hAnsi="Arial" w:cs="Arial"/>
          <w:sz w:val="24"/>
          <w:szCs w:val="24"/>
        </w:rPr>
        <w:t>MinCiencias</w:t>
      </w:r>
      <w:proofErr w:type="spellEnd"/>
      <w:r w:rsidRPr="00810166">
        <w:rPr>
          <w:rFonts w:ascii="Arial" w:hAnsi="Arial" w:cs="Arial"/>
          <w:sz w:val="24"/>
          <w:szCs w:val="24"/>
        </w:rPr>
        <w:t>.</w:t>
      </w:r>
    </w:p>
    <w:p w14:paraId="60CFBCA5" w14:textId="77777777" w:rsidR="00CC4632" w:rsidRPr="00810166" w:rsidRDefault="00CC4632" w:rsidP="00CC4632">
      <w:pPr>
        <w:pStyle w:val="Prrafodelista"/>
        <w:numPr>
          <w:ilvl w:val="0"/>
          <w:numId w:val="81"/>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 xml:space="preserve">Mantener su </w:t>
      </w:r>
      <w:proofErr w:type="spellStart"/>
      <w:r w:rsidRPr="00810166">
        <w:rPr>
          <w:rFonts w:ascii="Arial" w:hAnsi="Arial" w:cs="Arial"/>
          <w:sz w:val="24"/>
          <w:szCs w:val="24"/>
        </w:rPr>
        <w:t>CvLAC</w:t>
      </w:r>
      <w:proofErr w:type="spellEnd"/>
      <w:r w:rsidRPr="00810166">
        <w:rPr>
          <w:rFonts w:ascii="Arial" w:hAnsi="Arial" w:cs="Arial"/>
          <w:sz w:val="24"/>
          <w:szCs w:val="24"/>
        </w:rPr>
        <w:t xml:space="preserve"> actualizado al culminar cada semestre académico. </w:t>
      </w:r>
    </w:p>
    <w:p w14:paraId="1C84E208" w14:textId="77777777" w:rsidR="00CC4632" w:rsidRPr="00810166" w:rsidRDefault="00CC4632" w:rsidP="00CC4632">
      <w:pPr>
        <w:pStyle w:val="Prrafodelista"/>
        <w:numPr>
          <w:ilvl w:val="0"/>
          <w:numId w:val="81"/>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Presentar informes de avance y mantener actualizada la información de sus proyectos en las plataformas institucionales.</w:t>
      </w:r>
    </w:p>
    <w:p w14:paraId="30E00973" w14:textId="77777777" w:rsidR="00CC4632" w:rsidRPr="00810166" w:rsidRDefault="00CC4632" w:rsidP="00CC4632">
      <w:pPr>
        <w:pStyle w:val="Prrafodelista"/>
        <w:numPr>
          <w:ilvl w:val="0"/>
          <w:numId w:val="81"/>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Gestionar publicaciones de resultados de investigación en medios científicos y académicos.</w:t>
      </w:r>
    </w:p>
    <w:p w14:paraId="1DD751A1" w14:textId="77777777" w:rsidR="00CC4632" w:rsidRPr="00810166" w:rsidRDefault="00CC4632" w:rsidP="00CC4632">
      <w:pPr>
        <w:pStyle w:val="Prrafodelista"/>
        <w:numPr>
          <w:ilvl w:val="0"/>
          <w:numId w:val="81"/>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Conocer y aplicar el reglamento de propiedad intelectual, ética y bioética y las políticas del Sistema Nacional de Ciencia, Tecnología e Innovación.</w:t>
      </w:r>
    </w:p>
    <w:p w14:paraId="68634096" w14:textId="2FC5D585" w:rsidR="00CC4632" w:rsidRPr="00810166" w:rsidRDefault="00B47BF6" w:rsidP="00CC4632">
      <w:pPr>
        <w:pStyle w:val="Prrafodelista"/>
        <w:numPr>
          <w:ilvl w:val="0"/>
          <w:numId w:val="81"/>
        </w:numPr>
        <w:spacing w:before="100" w:beforeAutospacing="1" w:after="100" w:afterAutospacing="1" w:line="240" w:lineRule="auto"/>
        <w:jc w:val="both"/>
        <w:rPr>
          <w:rFonts w:ascii="Arial" w:hAnsi="Arial" w:cs="Arial"/>
          <w:sz w:val="24"/>
          <w:szCs w:val="24"/>
        </w:rPr>
      </w:pPr>
      <w:r>
        <w:rPr>
          <w:rFonts w:ascii="Arial" w:hAnsi="Arial" w:cs="Arial"/>
          <w:sz w:val="24"/>
          <w:szCs w:val="24"/>
        </w:rPr>
        <w:t>P</w:t>
      </w:r>
      <w:r w:rsidR="00CC4632" w:rsidRPr="00B47BF6">
        <w:rPr>
          <w:rFonts w:ascii="Arial" w:hAnsi="Arial" w:cs="Arial"/>
          <w:sz w:val="24"/>
          <w:szCs w:val="24"/>
        </w:rPr>
        <w:t xml:space="preserve">articipar </w:t>
      </w:r>
      <w:r>
        <w:rPr>
          <w:rFonts w:ascii="Arial" w:hAnsi="Arial" w:cs="Arial"/>
          <w:sz w:val="24"/>
          <w:szCs w:val="24"/>
        </w:rPr>
        <w:t xml:space="preserve">en </w:t>
      </w:r>
      <w:r w:rsidR="00CC4632" w:rsidRPr="00B47BF6">
        <w:rPr>
          <w:rFonts w:ascii="Arial" w:hAnsi="Arial" w:cs="Arial"/>
          <w:sz w:val="24"/>
          <w:szCs w:val="24"/>
        </w:rPr>
        <w:t>publicaciones</w:t>
      </w:r>
      <w:r w:rsidR="00CC4632" w:rsidRPr="00810166">
        <w:rPr>
          <w:rFonts w:ascii="Arial" w:hAnsi="Arial" w:cs="Arial"/>
          <w:sz w:val="24"/>
          <w:szCs w:val="24"/>
        </w:rPr>
        <w:t xml:space="preserve"> institucionales,</w:t>
      </w:r>
      <w:r w:rsidR="00EB4135">
        <w:rPr>
          <w:rFonts w:ascii="Arial" w:hAnsi="Arial" w:cs="Arial"/>
          <w:sz w:val="24"/>
          <w:szCs w:val="24"/>
        </w:rPr>
        <w:t xml:space="preserve"> nacionales o internacionales</w:t>
      </w:r>
      <w:r w:rsidR="00CC4632" w:rsidRPr="00810166">
        <w:rPr>
          <w:rFonts w:ascii="Arial" w:hAnsi="Arial" w:cs="Arial"/>
          <w:sz w:val="24"/>
          <w:szCs w:val="24"/>
        </w:rPr>
        <w:t xml:space="preserve"> reportando productos validados con sus respectivos certificados.</w:t>
      </w:r>
    </w:p>
    <w:p w14:paraId="42B1B60D" w14:textId="77777777" w:rsidR="00CC4632" w:rsidRPr="00810166" w:rsidRDefault="00CC4632" w:rsidP="00CC4632">
      <w:pPr>
        <w:pStyle w:val="Prrafodelista"/>
        <w:numPr>
          <w:ilvl w:val="0"/>
          <w:numId w:val="81"/>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Participar en la evaluación de proyectos y trabajos de grado relacionados con su área de estudio.</w:t>
      </w:r>
    </w:p>
    <w:p w14:paraId="36A1D85B" w14:textId="77777777" w:rsidR="00CC4632" w:rsidRPr="00810166" w:rsidRDefault="00CC4632" w:rsidP="00CC4632">
      <w:pPr>
        <w:pStyle w:val="Prrafodelista"/>
        <w:numPr>
          <w:ilvl w:val="0"/>
          <w:numId w:val="81"/>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Conocer los reglamentos internos del grupo de investigación.</w:t>
      </w:r>
    </w:p>
    <w:p w14:paraId="79F5E768" w14:textId="77777777" w:rsidR="00CC4632" w:rsidRPr="00810166" w:rsidRDefault="00CC4632" w:rsidP="00CC4632">
      <w:pPr>
        <w:pStyle w:val="Prrafodelista"/>
        <w:numPr>
          <w:ilvl w:val="0"/>
          <w:numId w:val="81"/>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Realizar las actividades necesarias para el cumplimiento de los objetivos de los proyectos o actividades de investigación, según lo pactado en su PRA.</w:t>
      </w:r>
    </w:p>
    <w:p w14:paraId="69BB8481" w14:textId="77777777" w:rsidR="00CC4632" w:rsidRPr="00810166" w:rsidRDefault="00CC4632" w:rsidP="00CC4632">
      <w:pPr>
        <w:pStyle w:val="Prrafodelista"/>
        <w:numPr>
          <w:ilvl w:val="0"/>
          <w:numId w:val="81"/>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lastRenderedPageBreak/>
        <w:t xml:space="preserve">Publicar los resultados de investigación a través de editoriales que cumplan con los requisitos establecidos por </w:t>
      </w:r>
      <w:proofErr w:type="spellStart"/>
      <w:r w:rsidRPr="00810166">
        <w:rPr>
          <w:rFonts w:ascii="Arial" w:hAnsi="Arial" w:cs="Arial"/>
          <w:sz w:val="24"/>
          <w:szCs w:val="24"/>
        </w:rPr>
        <w:t>MinCiencias</w:t>
      </w:r>
      <w:proofErr w:type="spellEnd"/>
      <w:r w:rsidRPr="00810166">
        <w:rPr>
          <w:rFonts w:ascii="Arial" w:hAnsi="Arial" w:cs="Arial"/>
          <w:sz w:val="24"/>
          <w:szCs w:val="24"/>
        </w:rPr>
        <w:t>, regulándose mediante el reglamento de propiedad intelectual institucional.</w:t>
      </w:r>
    </w:p>
    <w:p w14:paraId="59D72F4A" w14:textId="6AE53BE4" w:rsidR="00CC4632" w:rsidRPr="00810166" w:rsidRDefault="00EB4135" w:rsidP="00CC4632">
      <w:pPr>
        <w:spacing w:before="100" w:beforeAutospacing="1" w:after="100" w:afterAutospacing="1" w:line="240" w:lineRule="auto"/>
        <w:jc w:val="both"/>
        <w:rPr>
          <w:rFonts w:ascii="Arial" w:hAnsi="Arial" w:cs="Arial"/>
          <w:b/>
          <w:bCs/>
          <w:sz w:val="24"/>
          <w:szCs w:val="24"/>
        </w:rPr>
      </w:pPr>
      <w:r w:rsidRPr="00D21B26">
        <w:rPr>
          <w:rFonts w:ascii="Arial" w:hAnsi="Arial" w:cs="Arial"/>
          <w:b/>
          <w:color w:val="000000" w:themeColor="text1"/>
        </w:rPr>
        <w:t>ARTICULO VIGÉSIMO SEXTO</w:t>
      </w:r>
      <w:r>
        <w:rPr>
          <w:rFonts w:ascii="Arial" w:hAnsi="Arial" w:cs="Arial"/>
          <w:b/>
          <w:bCs/>
          <w:sz w:val="24"/>
          <w:szCs w:val="24"/>
        </w:rPr>
        <w:t xml:space="preserve">. </w:t>
      </w:r>
      <w:r w:rsidR="00CC4632" w:rsidRPr="00810166">
        <w:rPr>
          <w:rFonts w:ascii="Arial" w:hAnsi="Arial" w:cs="Arial"/>
          <w:b/>
          <w:bCs/>
          <w:sz w:val="24"/>
          <w:szCs w:val="24"/>
        </w:rPr>
        <w:t>Funciones de un director de Grupos de investigación</w:t>
      </w:r>
    </w:p>
    <w:p w14:paraId="2F3E0F56" w14:textId="77777777" w:rsidR="00CC4632" w:rsidRPr="00810166" w:rsidRDefault="00CC4632" w:rsidP="00CC4632">
      <w:pPr>
        <w:pStyle w:val="Prrafodelista"/>
        <w:numPr>
          <w:ilvl w:val="0"/>
          <w:numId w:val="83"/>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 xml:space="preserve">Elaborar el plan anual del grupo de investigación donde se planeen las diferentes actividades y estrategias a desarrollar durante la vigencia incluyendo aquellas desarrolladas por los semilleros de investigación. Este plan deberá contar con el aval del comité central de investigación. </w:t>
      </w:r>
    </w:p>
    <w:p w14:paraId="7ADF2DD5" w14:textId="77777777" w:rsidR="00CC4632" w:rsidRPr="00810166" w:rsidRDefault="00CC4632" w:rsidP="00CC4632">
      <w:pPr>
        <w:pStyle w:val="Prrafodelista"/>
        <w:numPr>
          <w:ilvl w:val="0"/>
          <w:numId w:val="83"/>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 xml:space="preserve">Hacer seguimiento a los productos y actividades con los que se comprometen los profesores que pertenecen al grupo de investigación y a los proyectos externos e internos donde participa el grupo de investigación y sus semilleros. Este seguimiento debe ser reportado a la dirección de investigación de acuerdo con cronograma académico. </w:t>
      </w:r>
    </w:p>
    <w:p w14:paraId="5EEE2B2E" w14:textId="77777777" w:rsidR="00CC4632" w:rsidRPr="00810166" w:rsidRDefault="00CC4632" w:rsidP="00CC4632">
      <w:pPr>
        <w:pStyle w:val="Prrafodelista"/>
        <w:numPr>
          <w:ilvl w:val="0"/>
          <w:numId w:val="83"/>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 xml:space="preserve">Gestionar los productos que se van a vincular en el GrupLAC del grupo de investigación, incluyendo el seguimiento para la actualización del </w:t>
      </w:r>
      <w:proofErr w:type="spellStart"/>
      <w:r w:rsidRPr="00810166">
        <w:rPr>
          <w:rFonts w:ascii="Arial" w:hAnsi="Arial" w:cs="Arial"/>
          <w:sz w:val="24"/>
          <w:szCs w:val="24"/>
        </w:rPr>
        <w:t>CvLAC</w:t>
      </w:r>
      <w:proofErr w:type="spellEnd"/>
      <w:r w:rsidRPr="00810166">
        <w:rPr>
          <w:rFonts w:ascii="Arial" w:hAnsi="Arial" w:cs="Arial"/>
          <w:sz w:val="24"/>
          <w:szCs w:val="24"/>
        </w:rPr>
        <w:t xml:space="preserve"> de cada uno de los investigadores, con evidencia registrada.</w:t>
      </w:r>
    </w:p>
    <w:p w14:paraId="71FB65A4" w14:textId="77777777" w:rsidR="00CC4632" w:rsidRPr="00810166" w:rsidRDefault="00CC4632" w:rsidP="00CC4632">
      <w:pPr>
        <w:pStyle w:val="Prrafodelista"/>
        <w:numPr>
          <w:ilvl w:val="0"/>
          <w:numId w:val="83"/>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Suministrar la información relacionada con el grupo de investigación para alimentar los procesos de autoevaluación, registros calificados y/o acreditación de programas o institucional.</w:t>
      </w:r>
    </w:p>
    <w:p w14:paraId="54772DED" w14:textId="77777777" w:rsidR="00CC4632" w:rsidRPr="00810166" w:rsidRDefault="00CC4632" w:rsidP="00CC4632">
      <w:pPr>
        <w:pStyle w:val="Prrafodelista"/>
        <w:numPr>
          <w:ilvl w:val="0"/>
          <w:numId w:val="83"/>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Gestionar alianzas externas y redes que permitan la consolidación del grupo de investigación, el incremento de la colaboración entre pares, la visibilidad el impacto y el aporte del grupo a la resolución de problemas del entorno en el ámbito local, regional, nacional e internacional.</w:t>
      </w:r>
    </w:p>
    <w:p w14:paraId="7B29C5EB" w14:textId="77777777" w:rsidR="00CC4632" w:rsidRPr="00810166" w:rsidRDefault="00CC4632" w:rsidP="00CC4632">
      <w:pPr>
        <w:pStyle w:val="Prrafodelista"/>
        <w:numPr>
          <w:ilvl w:val="0"/>
          <w:numId w:val="83"/>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Coordinar la articulación de los semilleros con los trabajos de grado para la productividad académica del grupo.</w:t>
      </w:r>
    </w:p>
    <w:p w14:paraId="0C9ACCFF" w14:textId="77777777" w:rsidR="00CC4632" w:rsidRPr="00810166" w:rsidRDefault="00CC4632" w:rsidP="00CC4632">
      <w:pPr>
        <w:pStyle w:val="Prrafodelista"/>
        <w:numPr>
          <w:ilvl w:val="0"/>
          <w:numId w:val="83"/>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 xml:space="preserve">Gestionar el aval del grupo de investigación para los proyectos de investigación que cumplan con los criterios definidos y relacionados a formulación, forma, fondo, metodología, impacto y pertinencia, garantizando que se socialice al interior del grupo de investigación, y teniendo en cuenta los aspectos de calidad de los proyectos de investigación. </w:t>
      </w:r>
    </w:p>
    <w:p w14:paraId="29B71998" w14:textId="77777777" w:rsidR="00CC4632" w:rsidRPr="00810166" w:rsidRDefault="00CC4632" w:rsidP="00CC4632">
      <w:pPr>
        <w:pStyle w:val="Prrafodelista"/>
        <w:numPr>
          <w:ilvl w:val="0"/>
          <w:numId w:val="83"/>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Planear y dirigir el desarrollo del grupo investigación, de conformidad con el reglamento las políticas y directrices planteadas.</w:t>
      </w:r>
    </w:p>
    <w:p w14:paraId="705DB694" w14:textId="77777777" w:rsidR="00CC4632" w:rsidRPr="00810166" w:rsidRDefault="00CC4632" w:rsidP="00CC4632">
      <w:pPr>
        <w:pStyle w:val="Prrafodelista"/>
        <w:numPr>
          <w:ilvl w:val="0"/>
          <w:numId w:val="83"/>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Estudiar las iniciativas y sugerencias que sean presentadas por los semilleros de investigación.</w:t>
      </w:r>
    </w:p>
    <w:p w14:paraId="56324E37" w14:textId="77777777" w:rsidR="00CC4632" w:rsidRPr="00810166" w:rsidRDefault="00CC4632" w:rsidP="00CC4632">
      <w:pPr>
        <w:pStyle w:val="Prrafodelista"/>
        <w:numPr>
          <w:ilvl w:val="0"/>
          <w:numId w:val="83"/>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Hacer seguimiento a los proyectos elaborados por los miembros, con el fin de dar cumplimiento a tareas y fechas asignadas.</w:t>
      </w:r>
    </w:p>
    <w:p w14:paraId="62EF76F5" w14:textId="77777777" w:rsidR="00CC4632" w:rsidRPr="00810166" w:rsidRDefault="00CC4632" w:rsidP="00CC4632">
      <w:pPr>
        <w:pStyle w:val="Prrafodelista"/>
        <w:numPr>
          <w:ilvl w:val="0"/>
          <w:numId w:val="83"/>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 xml:space="preserve">Incentivar en el grupo en la participación en la convocatoria de medición de grupos realizados por </w:t>
      </w:r>
      <w:proofErr w:type="spellStart"/>
      <w:r w:rsidRPr="00810166">
        <w:rPr>
          <w:rFonts w:ascii="Arial" w:hAnsi="Arial" w:cs="Arial"/>
          <w:sz w:val="24"/>
          <w:szCs w:val="24"/>
        </w:rPr>
        <w:t>Minciencias</w:t>
      </w:r>
      <w:proofErr w:type="spellEnd"/>
      <w:r w:rsidRPr="00810166">
        <w:rPr>
          <w:rFonts w:ascii="Arial" w:hAnsi="Arial" w:cs="Arial"/>
          <w:sz w:val="24"/>
          <w:szCs w:val="24"/>
        </w:rPr>
        <w:t>, con el objetivo de tener Clasificación o mejorar los indicadores del grupo.</w:t>
      </w:r>
    </w:p>
    <w:p w14:paraId="17B39330" w14:textId="77777777" w:rsidR="00CC4632" w:rsidRPr="00810166" w:rsidRDefault="00CC4632" w:rsidP="00CC4632">
      <w:pPr>
        <w:pStyle w:val="Prrafodelista"/>
        <w:numPr>
          <w:ilvl w:val="0"/>
          <w:numId w:val="83"/>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lastRenderedPageBreak/>
        <w:t>Consolidar y articular las líneas de investigación, y además con los semilleros de investigación afines. Y/o programas académicos.</w:t>
      </w:r>
    </w:p>
    <w:p w14:paraId="5F22476A" w14:textId="77777777" w:rsidR="00CC4632" w:rsidRPr="00810166" w:rsidRDefault="00CC4632" w:rsidP="00CC4632">
      <w:pPr>
        <w:pStyle w:val="Prrafodelista"/>
        <w:numPr>
          <w:ilvl w:val="0"/>
          <w:numId w:val="83"/>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Socializar los lineamientos y directrices relacionadas con la investigación, convocatorias internas y externas, eventos científicos y académicos y demás información de relevancia para los investigadores.</w:t>
      </w:r>
    </w:p>
    <w:p w14:paraId="411AA971" w14:textId="77777777" w:rsidR="00CC4632" w:rsidRPr="00810166" w:rsidRDefault="00CC4632" w:rsidP="00CC4632">
      <w:pPr>
        <w:pStyle w:val="Prrafodelista"/>
        <w:numPr>
          <w:ilvl w:val="0"/>
          <w:numId w:val="83"/>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Apoyar en la participación en convocatorias o radicación de proyectos ante la dirección de investigación.</w:t>
      </w:r>
    </w:p>
    <w:p w14:paraId="36E31829" w14:textId="77777777" w:rsidR="00CC4632" w:rsidRPr="00810166" w:rsidRDefault="00CC4632" w:rsidP="00CC4632">
      <w:pPr>
        <w:pStyle w:val="Prrafodelista"/>
        <w:numPr>
          <w:ilvl w:val="0"/>
          <w:numId w:val="83"/>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Notificar a la dirección de investigación, la vinculación, permanencia o retiro de miembros al grupo de investigación.</w:t>
      </w:r>
    </w:p>
    <w:p w14:paraId="4122BB01" w14:textId="77777777" w:rsidR="00CC4632" w:rsidRPr="00810166" w:rsidRDefault="00CC4632" w:rsidP="00CC4632">
      <w:pPr>
        <w:pStyle w:val="Prrafodelista"/>
        <w:numPr>
          <w:ilvl w:val="0"/>
          <w:numId w:val="83"/>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Gestionar el aval para la creación o eliminación de las líneas de investigación con la aprobación de los integrantes del grupo.</w:t>
      </w:r>
    </w:p>
    <w:p w14:paraId="6C6CF498" w14:textId="77777777" w:rsidR="00CC4632" w:rsidRPr="00810166" w:rsidRDefault="00CC4632" w:rsidP="00CC4632">
      <w:pPr>
        <w:pStyle w:val="Prrafodelista"/>
        <w:numPr>
          <w:ilvl w:val="0"/>
          <w:numId w:val="83"/>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Apoyar las publicaciones internas que realiza la institución en temas relacionados con investigación, como el congreso y la revista institucional, con el fin de consolidar los productos de cada grupo investigación.</w:t>
      </w:r>
    </w:p>
    <w:p w14:paraId="2AF06641" w14:textId="3C5FEDBD" w:rsidR="00CC4632" w:rsidRPr="00810166" w:rsidRDefault="00EB4135" w:rsidP="00CC4632">
      <w:pPr>
        <w:spacing w:before="100" w:beforeAutospacing="1" w:after="100" w:afterAutospacing="1" w:line="240" w:lineRule="auto"/>
        <w:jc w:val="both"/>
        <w:rPr>
          <w:rFonts w:ascii="Arial" w:hAnsi="Arial" w:cs="Arial"/>
          <w:b/>
          <w:bCs/>
          <w:sz w:val="24"/>
          <w:szCs w:val="24"/>
        </w:rPr>
      </w:pPr>
      <w:r w:rsidRPr="00D21B26">
        <w:rPr>
          <w:rFonts w:ascii="Arial" w:hAnsi="Arial" w:cs="Arial"/>
          <w:b/>
          <w:color w:val="000000" w:themeColor="text1"/>
        </w:rPr>
        <w:t>ARTICULO VIGÉSIMO SÉPTIMO</w:t>
      </w:r>
      <w:r>
        <w:rPr>
          <w:rFonts w:ascii="Arial" w:hAnsi="Arial" w:cs="Arial"/>
          <w:b/>
          <w:bCs/>
          <w:sz w:val="24"/>
          <w:szCs w:val="24"/>
        </w:rPr>
        <w:t xml:space="preserve">. </w:t>
      </w:r>
      <w:r w:rsidR="00CC4632" w:rsidRPr="00810166">
        <w:rPr>
          <w:rFonts w:ascii="Arial" w:hAnsi="Arial" w:cs="Arial"/>
          <w:b/>
          <w:bCs/>
          <w:sz w:val="24"/>
          <w:szCs w:val="24"/>
        </w:rPr>
        <w:t>Funciones de un director de semillero de investigación</w:t>
      </w:r>
    </w:p>
    <w:p w14:paraId="638F88FA" w14:textId="77777777" w:rsidR="00CC4632" w:rsidRPr="00810166" w:rsidRDefault="00CC4632" w:rsidP="00CC4632">
      <w:pPr>
        <w:pStyle w:val="Prrafodelista"/>
        <w:numPr>
          <w:ilvl w:val="0"/>
          <w:numId w:val="82"/>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Asegurar el reconocimiento institucional del semillero mediante su inscripción y actualización en los sistemas oficiales, y en redes académicas o institucionales pertinentes.</w:t>
      </w:r>
    </w:p>
    <w:p w14:paraId="1486D5F6" w14:textId="77777777" w:rsidR="00CC4632" w:rsidRPr="00810166" w:rsidRDefault="00CC4632" w:rsidP="00CC4632">
      <w:pPr>
        <w:pStyle w:val="Prrafodelista"/>
        <w:numPr>
          <w:ilvl w:val="0"/>
          <w:numId w:val="82"/>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Elaborar y ejecutar el plan operativo (anual o semestral) ante los entes institucionales, alineado con el plan de desarrollo institucional, plan de grupo de investigación, líneas de investigación del programa, objetivos de formación, investigación y divulgación.</w:t>
      </w:r>
    </w:p>
    <w:p w14:paraId="13CAEA81" w14:textId="77777777" w:rsidR="00CC4632" w:rsidRPr="00810166" w:rsidRDefault="00CC4632" w:rsidP="00CC4632">
      <w:pPr>
        <w:pStyle w:val="Prrafodelista"/>
        <w:numPr>
          <w:ilvl w:val="0"/>
          <w:numId w:val="82"/>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Capacitar a los estudiantes en la formulación de proyectos, profundización teórica y metodológica, promoviendo competencias de investigación.</w:t>
      </w:r>
    </w:p>
    <w:p w14:paraId="6A9309D0" w14:textId="77777777" w:rsidR="00CC4632" w:rsidRPr="00810166" w:rsidRDefault="00CC4632" w:rsidP="00CC4632">
      <w:pPr>
        <w:pStyle w:val="Prrafodelista"/>
        <w:numPr>
          <w:ilvl w:val="0"/>
          <w:numId w:val="82"/>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Organizar reuniones periódicas del semillero, coordinar cronogramas y asegurar la participación de los estudiantes, profesores y administrativos en el proceso investigativo.</w:t>
      </w:r>
    </w:p>
    <w:p w14:paraId="25EC5E2F" w14:textId="77777777" w:rsidR="00CC4632" w:rsidRPr="00810166" w:rsidRDefault="00CC4632" w:rsidP="00CC4632">
      <w:pPr>
        <w:pStyle w:val="Prrafodelista"/>
        <w:numPr>
          <w:ilvl w:val="0"/>
          <w:numId w:val="82"/>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Presentar informes según a las fechas establecidas en el calendario académico sobre actividades, avances y resultados del plan de acción del semillero a los órganos institucionales según lo establecido en los reglamentos internos.</w:t>
      </w:r>
    </w:p>
    <w:p w14:paraId="77E600F2" w14:textId="77777777" w:rsidR="00CC4632" w:rsidRPr="00810166" w:rsidRDefault="00CC4632" w:rsidP="00CC4632">
      <w:pPr>
        <w:pStyle w:val="Prrafodelista"/>
        <w:numPr>
          <w:ilvl w:val="0"/>
          <w:numId w:val="82"/>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Gestionar la presencia del semillero y sus integrantes en actividades de ciencia, tecnología e innovación como congresos, encuentros, concursos, eventos académicos institucionales y/o interinstitucionales a nivel local, regional, nacionales o internacional.</w:t>
      </w:r>
    </w:p>
    <w:p w14:paraId="4DBF35E1" w14:textId="77777777" w:rsidR="00CC4632" w:rsidRPr="00810166" w:rsidRDefault="00CC4632" w:rsidP="00CC4632">
      <w:pPr>
        <w:pStyle w:val="Prrafodelista"/>
        <w:numPr>
          <w:ilvl w:val="0"/>
          <w:numId w:val="82"/>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Asegurar la calidad, difusión y publicación de productos generados por el semillero (artículos, ponencias, informes, etc.), en medios institucionales o externos.</w:t>
      </w:r>
    </w:p>
    <w:p w14:paraId="3B82DD38" w14:textId="77777777" w:rsidR="00CC4632" w:rsidRPr="00810166" w:rsidRDefault="00CC4632" w:rsidP="00CC4632">
      <w:pPr>
        <w:pStyle w:val="Prrafodelista"/>
        <w:numPr>
          <w:ilvl w:val="0"/>
          <w:numId w:val="82"/>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lastRenderedPageBreak/>
        <w:t>Facilitar la vinculación de los semilleristas con grupos de investigación, redes académicas o institucionales, promoviendo colaboraciones interdisciplinarias.</w:t>
      </w:r>
    </w:p>
    <w:p w14:paraId="266D7713" w14:textId="77777777" w:rsidR="00CC4632" w:rsidRPr="00810166" w:rsidRDefault="00CC4632" w:rsidP="00CC4632">
      <w:pPr>
        <w:pStyle w:val="Prrafodelista"/>
        <w:numPr>
          <w:ilvl w:val="0"/>
          <w:numId w:val="82"/>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Promover la participación en convocatorias de investigación y pasantías, gestionar estímulos o recursos disponibles para fortalecer la actividad del semillero.</w:t>
      </w:r>
    </w:p>
    <w:p w14:paraId="507DE38D" w14:textId="77777777" w:rsidR="00CC4632" w:rsidRPr="00810166" w:rsidRDefault="00CC4632" w:rsidP="00CC4632">
      <w:pPr>
        <w:pStyle w:val="Prrafodelista"/>
        <w:numPr>
          <w:ilvl w:val="0"/>
          <w:numId w:val="82"/>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Velar porque el semillero responda a los lineamientos de investigación, formación. extensión y prospectiva del programa académico al que pertenecen asegurando coherencia con planes estratégicos y políticas académicas.</w:t>
      </w:r>
    </w:p>
    <w:p w14:paraId="088F754A" w14:textId="77777777" w:rsidR="00CC4632" w:rsidRPr="00810166" w:rsidRDefault="00CC4632" w:rsidP="00CC4632">
      <w:pPr>
        <w:pStyle w:val="Prrafodelista"/>
        <w:numPr>
          <w:ilvl w:val="0"/>
          <w:numId w:val="82"/>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 xml:space="preserve">Promover los espacios interinstitucionales para la validación de los proyectos que representaran a la institución en los eventos externos. </w:t>
      </w:r>
    </w:p>
    <w:p w14:paraId="02933BED" w14:textId="554079BB" w:rsidR="00CC4632" w:rsidRPr="00810166" w:rsidRDefault="00EB4135" w:rsidP="00CC4632">
      <w:pPr>
        <w:spacing w:before="100" w:beforeAutospacing="1" w:after="100" w:afterAutospacing="1" w:line="240" w:lineRule="auto"/>
        <w:jc w:val="both"/>
        <w:rPr>
          <w:rFonts w:ascii="Arial" w:hAnsi="Arial" w:cs="Arial"/>
          <w:b/>
          <w:bCs/>
          <w:sz w:val="24"/>
          <w:szCs w:val="24"/>
        </w:rPr>
      </w:pPr>
      <w:r w:rsidRPr="00D21B26">
        <w:rPr>
          <w:rFonts w:ascii="Arial" w:hAnsi="Arial" w:cs="Arial"/>
          <w:b/>
          <w:bCs/>
          <w:color w:val="000000" w:themeColor="text1"/>
          <w:lang w:val="es-ES" w:eastAsia="es-ES"/>
        </w:rPr>
        <w:t>ARTÍCULO VIGÉSIMO OCTAVO</w:t>
      </w:r>
      <w:r>
        <w:rPr>
          <w:rFonts w:ascii="Arial" w:hAnsi="Arial" w:cs="Arial"/>
          <w:b/>
          <w:bCs/>
          <w:sz w:val="24"/>
          <w:szCs w:val="24"/>
        </w:rPr>
        <w:t xml:space="preserve">. </w:t>
      </w:r>
      <w:r w:rsidR="00CC4632" w:rsidRPr="00810166">
        <w:rPr>
          <w:rFonts w:ascii="Arial" w:hAnsi="Arial" w:cs="Arial"/>
          <w:b/>
          <w:bCs/>
          <w:sz w:val="24"/>
          <w:szCs w:val="24"/>
        </w:rPr>
        <w:t>Impactos de los procesos de investigación en el Instituto</w:t>
      </w:r>
    </w:p>
    <w:p w14:paraId="63186EA2" w14:textId="7448C831" w:rsidR="00CC4632" w:rsidRPr="00810166" w:rsidRDefault="00EB4135" w:rsidP="00CC4632">
      <w:pPr>
        <w:spacing w:before="100" w:beforeAutospacing="1" w:after="100" w:afterAutospacing="1" w:line="240" w:lineRule="auto"/>
        <w:jc w:val="both"/>
        <w:rPr>
          <w:rFonts w:ascii="Arial" w:hAnsi="Arial" w:cs="Arial"/>
          <w:sz w:val="24"/>
          <w:szCs w:val="24"/>
        </w:rPr>
      </w:pPr>
      <w:r w:rsidRPr="00D21B26">
        <w:rPr>
          <w:rFonts w:ascii="Arial" w:hAnsi="Arial" w:cs="Arial"/>
          <w:b/>
          <w:bCs/>
          <w:color w:val="000000" w:themeColor="text1"/>
          <w:lang w:val="es-ES" w:eastAsia="es-ES"/>
        </w:rPr>
        <w:t>ARTÍCULO VIGÉSIMO NOVENO</w:t>
      </w:r>
      <w:r>
        <w:rPr>
          <w:rFonts w:ascii="Arial" w:hAnsi="Arial" w:cs="Arial"/>
          <w:sz w:val="24"/>
          <w:szCs w:val="24"/>
        </w:rPr>
        <w:t xml:space="preserve">. </w:t>
      </w:r>
      <w:r w:rsidR="00CC4632" w:rsidRPr="00EB4135">
        <w:rPr>
          <w:rFonts w:ascii="Arial" w:hAnsi="Arial" w:cs="Arial"/>
          <w:b/>
          <w:bCs/>
          <w:sz w:val="24"/>
          <w:szCs w:val="24"/>
        </w:rPr>
        <w:t>Impacto en los estudiantes</w:t>
      </w:r>
      <w:r>
        <w:rPr>
          <w:rFonts w:ascii="Arial" w:hAnsi="Arial" w:cs="Arial"/>
          <w:b/>
          <w:bCs/>
          <w:sz w:val="24"/>
          <w:szCs w:val="24"/>
        </w:rPr>
        <w:t xml:space="preserve">. </w:t>
      </w:r>
      <w:r w:rsidR="00CC4632" w:rsidRPr="00810166">
        <w:rPr>
          <w:rFonts w:ascii="Arial" w:hAnsi="Arial" w:cs="Arial"/>
          <w:sz w:val="24"/>
          <w:szCs w:val="24"/>
        </w:rPr>
        <w:t>La investigación en el instituto debe potenciar la formación integral de los estudiantes al fomentar el pensamiento crítico, la curiosidad científica y el desarrollo de competencias investigativas. A través de la participación en semilleros, proyectos de aula, trabajos de grado y publicaciones conjuntas con profesores, los estudiantes se vinculan activamente a la producción de conocimiento. Esto no solo fortalece su perfil académico, sino que mejora su proyección profesional, facilitando su inserción laboral, el emprendimiento innovador y la continuidad de estudios de posgrado. Además, la experiencia investigativa fortalece su capacidad de análisis y compromiso con la solución de problemas reales en su entorno.</w:t>
      </w:r>
    </w:p>
    <w:p w14:paraId="656C0317" w14:textId="3F88692E" w:rsidR="00CC4632" w:rsidRPr="00810166" w:rsidRDefault="00EB4135" w:rsidP="00CC4632">
      <w:pPr>
        <w:spacing w:before="100" w:beforeAutospacing="1" w:after="100" w:afterAutospacing="1" w:line="240" w:lineRule="auto"/>
        <w:jc w:val="both"/>
        <w:rPr>
          <w:rFonts w:ascii="Arial" w:hAnsi="Arial" w:cs="Arial"/>
          <w:sz w:val="24"/>
          <w:szCs w:val="24"/>
        </w:rPr>
      </w:pPr>
      <w:r w:rsidRPr="2EA358BA">
        <w:rPr>
          <w:rFonts w:ascii="Arial" w:hAnsi="Arial" w:cs="Arial"/>
          <w:b/>
          <w:bCs/>
          <w:color w:val="000000" w:themeColor="text1"/>
          <w:lang w:val="es-ES" w:eastAsia="es-ES"/>
        </w:rPr>
        <w:t>ARTÍCULO TRIGÉSIMO</w:t>
      </w:r>
      <w:r>
        <w:rPr>
          <w:rFonts w:ascii="Arial" w:hAnsi="Arial" w:cs="Arial"/>
          <w:sz w:val="24"/>
          <w:szCs w:val="24"/>
        </w:rPr>
        <w:t xml:space="preserve">. </w:t>
      </w:r>
      <w:r w:rsidR="00CC4632" w:rsidRPr="00EB4135">
        <w:rPr>
          <w:rFonts w:ascii="Arial" w:hAnsi="Arial" w:cs="Arial"/>
          <w:b/>
          <w:bCs/>
          <w:sz w:val="24"/>
          <w:szCs w:val="24"/>
        </w:rPr>
        <w:t>Impacto en los profesores</w:t>
      </w:r>
      <w:r>
        <w:rPr>
          <w:rFonts w:ascii="Arial" w:hAnsi="Arial" w:cs="Arial"/>
          <w:b/>
          <w:bCs/>
          <w:sz w:val="24"/>
          <w:szCs w:val="24"/>
        </w:rPr>
        <w:t xml:space="preserve"> </w:t>
      </w:r>
      <w:r w:rsidR="00CC4632" w:rsidRPr="00810166">
        <w:rPr>
          <w:rFonts w:ascii="Arial" w:hAnsi="Arial" w:cs="Arial"/>
          <w:sz w:val="24"/>
          <w:szCs w:val="24"/>
        </w:rPr>
        <w:t>Los procesos de investigación fortalecen el perfil académico y profesional del cuerpo profesoral, al impulsar la producción científica, la formación avanzada, y el liderazgo en grupos y redes de investigación. La participación en proyectos les permite generar nuevo conocimiento, acceder a financiación externa, actualizar sus prácticas pedagógicas y enriquecer el currículo con resultados investigativos. Así mismo, la investigación contribuye a la consolidación de trayectorias académicas y la visibilidad institucional, promoviendo la excelencia y el reconocimiento en el ámbito local, nacional e internacional.</w:t>
      </w:r>
    </w:p>
    <w:p w14:paraId="7A0DB2A8" w14:textId="0616C333" w:rsidR="00CC4632" w:rsidRPr="00810166" w:rsidRDefault="00EB4135" w:rsidP="00CC4632">
      <w:pPr>
        <w:spacing w:before="100" w:beforeAutospacing="1" w:after="100" w:afterAutospacing="1" w:line="240" w:lineRule="auto"/>
        <w:jc w:val="both"/>
        <w:rPr>
          <w:rFonts w:ascii="Arial" w:hAnsi="Arial" w:cs="Arial"/>
          <w:sz w:val="24"/>
          <w:szCs w:val="24"/>
        </w:rPr>
      </w:pPr>
      <w:r w:rsidRPr="2EA358BA">
        <w:rPr>
          <w:rFonts w:ascii="Arial" w:hAnsi="Arial" w:cs="Arial"/>
          <w:b/>
          <w:bCs/>
          <w:color w:val="000000" w:themeColor="text1"/>
          <w:lang w:val="es-ES" w:eastAsia="es-ES"/>
        </w:rPr>
        <w:t>ARTÍCULO TRIGÉSIMO</w:t>
      </w:r>
      <w:r>
        <w:rPr>
          <w:rFonts w:ascii="Arial" w:hAnsi="Arial" w:cs="Arial"/>
          <w:b/>
          <w:bCs/>
          <w:color w:val="000000" w:themeColor="text1"/>
          <w:lang w:val="es-ES" w:eastAsia="es-ES"/>
        </w:rPr>
        <w:t xml:space="preserve"> PREIMERO</w:t>
      </w:r>
      <w:r w:rsidR="00CC4632" w:rsidRPr="00810166">
        <w:rPr>
          <w:rFonts w:ascii="Arial" w:hAnsi="Arial" w:cs="Arial"/>
          <w:sz w:val="24"/>
          <w:szCs w:val="24"/>
        </w:rPr>
        <w:t xml:space="preserve"> </w:t>
      </w:r>
      <w:r w:rsidR="00CC4632" w:rsidRPr="00EB4135">
        <w:rPr>
          <w:rFonts w:ascii="Arial" w:hAnsi="Arial" w:cs="Arial"/>
          <w:b/>
          <w:bCs/>
          <w:sz w:val="24"/>
          <w:szCs w:val="24"/>
        </w:rPr>
        <w:t>Impacto en la comunidad educativa</w:t>
      </w:r>
      <w:r>
        <w:rPr>
          <w:rFonts w:ascii="Arial" w:hAnsi="Arial" w:cs="Arial"/>
          <w:sz w:val="24"/>
          <w:szCs w:val="24"/>
        </w:rPr>
        <w:t xml:space="preserve">. </w:t>
      </w:r>
      <w:r w:rsidR="00CC4632" w:rsidRPr="00810166">
        <w:rPr>
          <w:rFonts w:ascii="Arial" w:hAnsi="Arial" w:cs="Arial"/>
          <w:sz w:val="24"/>
          <w:szCs w:val="24"/>
        </w:rPr>
        <w:t xml:space="preserve">La investigación influye directamente en el fortalecimiento de la comunidad educativa del instituto, al dinamizar la vida académica, enriquecer los programas curriculares y fomentar la interrelación e interdependencia de las facultades para el desarrollo de la interdisciplinaridad. Los resultados de la investigación se integran en la </w:t>
      </w:r>
      <w:r w:rsidR="00CC4632" w:rsidRPr="00810166">
        <w:rPr>
          <w:rFonts w:ascii="Arial" w:hAnsi="Arial" w:cs="Arial"/>
          <w:sz w:val="24"/>
          <w:szCs w:val="24"/>
        </w:rPr>
        <w:lastRenderedPageBreak/>
        <w:t xml:space="preserve">docencia, la gestión académica y la toma de decisiones institucionales, aportando a la calidad educativa. Asimismo, el fortalecimiento del sistema de investigación institucional, la organización de eventos científicos y la divulgación del conocimiento promueven una cultura investigativa transversal, consolidando una identidad institucional orientada a la generación de conocimiento pertinente y con impacto social. </w:t>
      </w:r>
    </w:p>
    <w:p w14:paraId="6325DB06" w14:textId="3187A6D0" w:rsidR="00CC4632" w:rsidRPr="00810166" w:rsidRDefault="00EB4135" w:rsidP="00CC4632">
      <w:pPr>
        <w:spacing w:before="100" w:beforeAutospacing="1" w:after="100" w:afterAutospacing="1" w:line="240" w:lineRule="auto"/>
        <w:jc w:val="both"/>
        <w:rPr>
          <w:rFonts w:ascii="Arial" w:hAnsi="Arial" w:cs="Arial"/>
          <w:sz w:val="24"/>
          <w:szCs w:val="24"/>
        </w:rPr>
      </w:pPr>
      <w:r w:rsidRPr="00EB4135">
        <w:rPr>
          <w:rFonts w:ascii="Arial" w:hAnsi="Arial" w:cs="Arial"/>
          <w:b/>
          <w:bCs/>
          <w:color w:val="000000" w:themeColor="text1"/>
          <w:lang w:val="es-ES" w:eastAsia="es-ES"/>
        </w:rPr>
        <w:t>ARTÍCULO TRIGÉSIMO</w:t>
      </w:r>
      <w:r w:rsidRPr="00EB4135">
        <w:rPr>
          <w:rFonts w:ascii="Arial" w:hAnsi="Arial" w:cs="Arial"/>
          <w:b/>
          <w:bCs/>
          <w:sz w:val="24"/>
          <w:szCs w:val="24"/>
        </w:rPr>
        <w:t xml:space="preserve"> SEGUNDO</w:t>
      </w:r>
      <w:r>
        <w:rPr>
          <w:rFonts w:ascii="Arial" w:hAnsi="Arial" w:cs="Arial"/>
          <w:sz w:val="24"/>
          <w:szCs w:val="24"/>
        </w:rPr>
        <w:t xml:space="preserve">. </w:t>
      </w:r>
      <w:r w:rsidR="00CC4632" w:rsidRPr="00EB4135">
        <w:rPr>
          <w:rFonts w:ascii="Arial" w:hAnsi="Arial" w:cs="Arial"/>
          <w:b/>
          <w:bCs/>
          <w:sz w:val="24"/>
          <w:szCs w:val="24"/>
        </w:rPr>
        <w:t>Impacto en la comunidad</w:t>
      </w:r>
      <w:r>
        <w:rPr>
          <w:rFonts w:ascii="Arial" w:hAnsi="Arial" w:cs="Arial"/>
          <w:sz w:val="24"/>
          <w:szCs w:val="24"/>
        </w:rPr>
        <w:t xml:space="preserve">.  </w:t>
      </w:r>
      <w:r w:rsidR="00CC4632" w:rsidRPr="00810166">
        <w:rPr>
          <w:rFonts w:ascii="Arial" w:hAnsi="Arial" w:cs="Arial"/>
          <w:sz w:val="24"/>
          <w:szCs w:val="24"/>
        </w:rPr>
        <w:t>Los procesos y productos de investigación del Instituto, con su orientación a la solución de problemáticas del entorno, tiene un impacto directo en las comunidades. Mediante la transferencia de tecnología, el acompañamiento técnico y la generación de conocimiento aplicado. A través de proyectos de extensión con enfoque investigativo, se promueven mejoras en la productividad, la sostenibilidad ambiental y la calidad de vida de poblaciones vulnerables. Estos procesos fomentan la apropiación social del conocimiento, fortalecen los lazos universidad-territorio y legitiman el papel de la Institución como agente transformador del desarrollo local y regional.</w:t>
      </w:r>
    </w:p>
    <w:p w14:paraId="228FD90F" w14:textId="4D32E235" w:rsidR="00CC4632" w:rsidRPr="00810166" w:rsidRDefault="00EB4135" w:rsidP="00CC4632">
      <w:pPr>
        <w:spacing w:before="100" w:beforeAutospacing="1" w:after="100" w:afterAutospacing="1" w:line="240" w:lineRule="auto"/>
        <w:jc w:val="both"/>
        <w:rPr>
          <w:rFonts w:ascii="Arial" w:hAnsi="Arial" w:cs="Arial"/>
          <w:sz w:val="24"/>
          <w:szCs w:val="24"/>
        </w:rPr>
      </w:pPr>
      <w:r w:rsidRPr="00FC08B2">
        <w:rPr>
          <w:rFonts w:ascii="Arial" w:hAnsi="Arial" w:cs="Arial"/>
          <w:b/>
          <w:bCs/>
          <w:color w:val="000000" w:themeColor="text1"/>
          <w:sz w:val="24"/>
          <w:szCs w:val="24"/>
          <w:lang w:val="es-ES" w:eastAsia="es-ES"/>
        </w:rPr>
        <w:t>ARTÍCULO TRIGÉSIMO</w:t>
      </w:r>
      <w:r w:rsidR="00FC08B2">
        <w:rPr>
          <w:rFonts w:ascii="Arial" w:hAnsi="Arial" w:cs="Arial"/>
          <w:b/>
          <w:bCs/>
          <w:color w:val="000000" w:themeColor="text1"/>
          <w:sz w:val="24"/>
          <w:szCs w:val="24"/>
          <w:lang w:val="es-ES" w:eastAsia="es-ES"/>
        </w:rPr>
        <w:t xml:space="preserve"> TERCERO.</w:t>
      </w:r>
      <w:r w:rsidRPr="00810166">
        <w:rPr>
          <w:rFonts w:ascii="Arial" w:hAnsi="Arial" w:cs="Arial"/>
          <w:b/>
          <w:bCs/>
          <w:sz w:val="24"/>
          <w:szCs w:val="24"/>
        </w:rPr>
        <w:t xml:space="preserve"> </w:t>
      </w:r>
      <w:r w:rsidR="00CC4632" w:rsidRPr="00810166">
        <w:rPr>
          <w:rFonts w:ascii="Arial" w:hAnsi="Arial" w:cs="Arial"/>
          <w:b/>
          <w:bCs/>
          <w:sz w:val="24"/>
          <w:szCs w:val="24"/>
        </w:rPr>
        <w:t>EVALUACIÓN Y SEGUIMIENTO</w:t>
      </w:r>
      <w:r w:rsidR="00FC08B2">
        <w:rPr>
          <w:rFonts w:ascii="Arial" w:hAnsi="Arial" w:cs="Arial"/>
          <w:b/>
          <w:bCs/>
          <w:sz w:val="24"/>
          <w:szCs w:val="24"/>
        </w:rPr>
        <w:t xml:space="preserve">. </w:t>
      </w:r>
      <w:r w:rsidR="00CC4632" w:rsidRPr="00810166">
        <w:rPr>
          <w:rFonts w:ascii="Arial" w:hAnsi="Arial" w:cs="Arial"/>
          <w:b/>
          <w:bCs/>
          <w:sz w:val="24"/>
          <w:szCs w:val="24"/>
        </w:rPr>
        <w:t>Evaluación del impacto generado</w:t>
      </w:r>
      <w:r w:rsidR="00FC08B2">
        <w:rPr>
          <w:rFonts w:ascii="Arial" w:hAnsi="Arial" w:cs="Arial"/>
          <w:b/>
          <w:bCs/>
          <w:sz w:val="24"/>
          <w:szCs w:val="24"/>
        </w:rPr>
        <w:t xml:space="preserve">. </w:t>
      </w:r>
      <w:r w:rsidR="00CC4632" w:rsidRPr="00810166">
        <w:rPr>
          <w:rFonts w:ascii="Arial" w:hAnsi="Arial" w:cs="Arial"/>
          <w:sz w:val="24"/>
          <w:szCs w:val="24"/>
        </w:rPr>
        <w:t>La investigación desarrollada en la institución debe ser objeto de evaluación sistemática con el fin de garantizar su pertinencia, calidad y contribución efectiva al desarrollo académico, científico y social. Esta evaluación debe contemplar algunos pasos fundamentales: definir el propósito de la evaluación, establecer criterios claros como efectividad, pertinencia y sostenibilidad, recolectar evidencia a través de métodos cuantitativos y cualitativos, analizar e interpretar los resultados obtenidos, y emitir juicios que orienten la mejora continua. Los resultados de esta evaluación no solo permitirán conocer el impacto real de los procesos investigativos en estudiantes, docentes, comunidad educativa y entorno social, sino que serán insumo clave para retroalimentar y fortalecer el sistema institucional de investigación, cerrando el ciclo de planificación, ejecución, evaluación y mejora continua, en coherencia con los principios de calidad, transparencia y responsabilidad social de la institución.</w:t>
      </w:r>
    </w:p>
    <w:p w14:paraId="0386CBE6" w14:textId="77777777" w:rsidR="00CC4632" w:rsidRPr="00810166" w:rsidRDefault="00CC4632" w:rsidP="00CC4632">
      <w:p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Todo proyecto de investigación debe presentar el modelo de evaluación de pertinencia e impacto social del mismo.</w:t>
      </w:r>
    </w:p>
    <w:p w14:paraId="6548F9EA" w14:textId="7FC69F23" w:rsidR="00CC4632" w:rsidRPr="00810166" w:rsidRDefault="00FC08B2" w:rsidP="00CC4632">
      <w:pPr>
        <w:spacing w:before="100" w:beforeAutospacing="1" w:after="100" w:afterAutospacing="1" w:line="240" w:lineRule="auto"/>
        <w:jc w:val="both"/>
        <w:rPr>
          <w:rFonts w:ascii="Arial" w:hAnsi="Arial" w:cs="Arial"/>
          <w:sz w:val="24"/>
          <w:szCs w:val="24"/>
        </w:rPr>
      </w:pPr>
      <w:r w:rsidRPr="00FC08B2">
        <w:rPr>
          <w:rFonts w:ascii="Arial" w:hAnsi="Arial" w:cs="Arial"/>
          <w:b/>
          <w:bCs/>
          <w:color w:val="000000" w:themeColor="text1"/>
          <w:sz w:val="24"/>
          <w:szCs w:val="24"/>
          <w:lang w:val="es-ES" w:eastAsia="es-ES"/>
        </w:rPr>
        <w:t>ARTÍCULO TRIGÉSIMO</w:t>
      </w:r>
      <w:r w:rsidRPr="00FC08B2">
        <w:rPr>
          <w:rFonts w:ascii="Arial" w:hAnsi="Arial" w:cs="Arial"/>
          <w:b/>
          <w:bCs/>
          <w:sz w:val="28"/>
          <w:szCs w:val="28"/>
        </w:rPr>
        <w:t xml:space="preserve"> </w:t>
      </w:r>
      <w:r>
        <w:rPr>
          <w:rFonts w:ascii="Arial" w:hAnsi="Arial" w:cs="Arial"/>
          <w:b/>
          <w:bCs/>
          <w:sz w:val="24"/>
          <w:szCs w:val="24"/>
        </w:rPr>
        <w:t xml:space="preserve">CUARTO </w:t>
      </w:r>
      <w:r w:rsidR="00CC4632" w:rsidRPr="00810166">
        <w:rPr>
          <w:rFonts w:ascii="Arial" w:hAnsi="Arial" w:cs="Arial"/>
          <w:b/>
          <w:bCs/>
          <w:sz w:val="24"/>
          <w:szCs w:val="24"/>
        </w:rPr>
        <w:t>Financiamiento</w:t>
      </w:r>
    </w:p>
    <w:p w14:paraId="3BA86B29" w14:textId="77777777" w:rsidR="00CC4632" w:rsidRPr="00810166" w:rsidRDefault="00CC4632" w:rsidP="00FC08B2">
      <w:pPr>
        <w:numPr>
          <w:ilvl w:val="0"/>
          <w:numId w:val="74"/>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 xml:space="preserve">Recursos internos del </w:t>
      </w:r>
      <w:r>
        <w:rPr>
          <w:rFonts w:ascii="Arial" w:hAnsi="Arial" w:cs="Arial"/>
          <w:sz w:val="24"/>
          <w:szCs w:val="24"/>
        </w:rPr>
        <w:t>UNIRURAL</w:t>
      </w:r>
      <w:r w:rsidRPr="00810166">
        <w:rPr>
          <w:rFonts w:ascii="Arial" w:hAnsi="Arial" w:cs="Arial"/>
          <w:sz w:val="24"/>
          <w:szCs w:val="24"/>
        </w:rPr>
        <w:t xml:space="preserve">. Acuerdo N.º 007 de 2020 (julio 30), que establece el Estatuto Presupuestal de la institución y en su Artículo 80 la asignación anual de recursos al sistema de investigación institucional para la financiación de actividades clave como la cofinanciación de proyectos, </w:t>
      </w:r>
      <w:r w:rsidRPr="00810166">
        <w:rPr>
          <w:rFonts w:ascii="Arial" w:hAnsi="Arial" w:cs="Arial"/>
          <w:sz w:val="24"/>
          <w:szCs w:val="24"/>
        </w:rPr>
        <w:lastRenderedPageBreak/>
        <w:t>publicaciones científicas, estímulos e incentivos a investigadores, así como procesos de capacitación, cualificación y participación en eventos organizados por los grupos y semilleros de investigación</w:t>
      </w:r>
    </w:p>
    <w:p w14:paraId="4723E5FA" w14:textId="77777777" w:rsidR="00CC4632" w:rsidRPr="00810166" w:rsidRDefault="00CC4632" w:rsidP="00FC08B2">
      <w:pPr>
        <w:numPr>
          <w:ilvl w:val="0"/>
          <w:numId w:val="74"/>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Sistema General de Regalías, convocatorias externas (</w:t>
      </w:r>
      <w:proofErr w:type="spellStart"/>
      <w:r w:rsidRPr="00810166">
        <w:rPr>
          <w:rFonts w:ascii="Arial" w:hAnsi="Arial" w:cs="Arial"/>
          <w:sz w:val="24"/>
          <w:szCs w:val="24"/>
        </w:rPr>
        <w:t>MinCiencias</w:t>
      </w:r>
      <w:proofErr w:type="spellEnd"/>
      <w:r w:rsidRPr="00810166">
        <w:rPr>
          <w:rFonts w:ascii="Arial" w:hAnsi="Arial" w:cs="Arial"/>
          <w:sz w:val="24"/>
          <w:szCs w:val="24"/>
        </w:rPr>
        <w:t xml:space="preserve">, </w:t>
      </w:r>
      <w:proofErr w:type="spellStart"/>
      <w:r w:rsidRPr="00810166">
        <w:rPr>
          <w:rFonts w:ascii="Arial" w:hAnsi="Arial" w:cs="Arial"/>
          <w:sz w:val="24"/>
          <w:szCs w:val="24"/>
        </w:rPr>
        <w:t>Minambiente</w:t>
      </w:r>
      <w:proofErr w:type="spellEnd"/>
      <w:r w:rsidRPr="00810166">
        <w:rPr>
          <w:rFonts w:ascii="Arial" w:hAnsi="Arial" w:cs="Arial"/>
          <w:sz w:val="24"/>
          <w:szCs w:val="24"/>
        </w:rPr>
        <w:t xml:space="preserve">, </w:t>
      </w:r>
      <w:proofErr w:type="spellStart"/>
      <w:r w:rsidRPr="00810166">
        <w:rPr>
          <w:rFonts w:ascii="Arial" w:hAnsi="Arial" w:cs="Arial"/>
          <w:sz w:val="24"/>
          <w:szCs w:val="24"/>
        </w:rPr>
        <w:t>Mintic</w:t>
      </w:r>
      <w:proofErr w:type="spellEnd"/>
      <w:r w:rsidRPr="00810166">
        <w:rPr>
          <w:rFonts w:ascii="Arial" w:hAnsi="Arial" w:cs="Arial"/>
          <w:sz w:val="24"/>
          <w:szCs w:val="24"/>
        </w:rPr>
        <w:t>, etc.), alianzas con el sector productivo.</w:t>
      </w:r>
    </w:p>
    <w:p w14:paraId="473A78BE" w14:textId="77777777" w:rsidR="00CC4632" w:rsidRPr="00810166" w:rsidRDefault="00CC4632" w:rsidP="00FC08B2">
      <w:pPr>
        <w:numPr>
          <w:ilvl w:val="0"/>
          <w:numId w:val="74"/>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Participación en redes interinstitucionales de investigación.</w:t>
      </w:r>
    </w:p>
    <w:p w14:paraId="2936F175" w14:textId="77777777" w:rsidR="00CC4632" w:rsidRPr="00810166" w:rsidRDefault="00CC4632" w:rsidP="00FC08B2">
      <w:pPr>
        <w:numPr>
          <w:ilvl w:val="0"/>
          <w:numId w:val="74"/>
        </w:numPr>
        <w:spacing w:before="100" w:beforeAutospacing="1" w:after="100" w:afterAutospacing="1" w:line="240" w:lineRule="auto"/>
        <w:jc w:val="both"/>
        <w:rPr>
          <w:rFonts w:ascii="Arial" w:hAnsi="Arial" w:cs="Arial"/>
          <w:sz w:val="24"/>
          <w:szCs w:val="24"/>
        </w:rPr>
      </w:pPr>
      <w:r w:rsidRPr="00810166">
        <w:rPr>
          <w:rFonts w:ascii="Arial" w:hAnsi="Arial" w:cs="Arial"/>
          <w:sz w:val="24"/>
          <w:szCs w:val="24"/>
        </w:rPr>
        <w:t xml:space="preserve">El instituto garantizara para los procesos de investigación conducentes a la ejecución de proyectos y producción académica a través del presupuesto anual con aportes no inferiores al 3% del presupuesto general del instituto. </w:t>
      </w:r>
    </w:p>
    <w:p w14:paraId="3BD9E694" w14:textId="6404AE58" w:rsidR="00CC4632" w:rsidRPr="00810166" w:rsidRDefault="00FC08B2" w:rsidP="00CC4632">
      <w:pPr>
        <w:spacing w:before="100" w:beforeAutospacing="1" w:after="100" w:afterAutospacing="1" w:line="240" w:lineRule="auto"/>
        <w:jc w:val="both"/>
        <w:outlineLvl w:val="2"/>
        <w:rPr>
          <w:rFonts w:ascii="Arial" w:hAnsi="Arial" w:cs="Arial"/>
          <w:b/>
          <w:sz w:val="24"/>
          <w:szCs w:val="24"/>
        </w:rPr>
      </w:pPr>
      <w:r w:rsidRPr="00FC08B2">
        <w:rPr>
          <w:rFonts w:ascii="Arial" w:hAnsi="Arial" w:cs="Arial"/>
          <w:b/>
          <w:bCs/>
          <w:color w:val="000000" w:themeColor="text1"/>
          <w:sz w:val="24"/>
          <w:szCs w:val="24"/>
          <w:lang w:val="es-ES" w:eastAsia="es-ES"/>
        </w:rPr>
        <w:t>ARTÍCULO TRIGÉSIMO</w:t>
      </w:r>
      <w:r>
        <w:rPr>
          <w:rFonts w:ascii="Arial" w:hAnsi="Arial" w:cs="Arial"/>
          <w:b/>
          <w:bCs/>
          <w:sz w:val="28"/>
          <w:szCs w:val="28"/>
        </w:rPr>
        <w:t xml:space="preserve"> </w:t>
      </w:r>
      <w:r w:rsidRPr="00FC08B2">
        <w:rPr>
          <w:rFonts w:ascii="Arial" w:hAnsi="Arial" w:cs="Arial"/>
          <w:b/>
          <w:bCs/>
          <w:sz w:val="24"/>
          <w:szCs w:val="24"/>
        </w:rPr>
        <w:t>QUINTO</w:t>
      </w:r>
      <w:r>
        <w:rPr>
          <w:rFonts w:ascii="Arial" w:hAnsi="Arial" w:cs="Arial"/>
          <w:b/>
          <w:bCs/>
          <w:sz w:val="24"/>
          <w:szCs w:val="24"/>
        </w:rPr>
        <w:t xml:space="preserve">. </w:t>
      </w:r>
      <w:r w:rsidR="00CC4632" w:rsidRPr="00810166">
        <w:rPr>
          <w:rFonts w:ascii="Arial" w:hAnsi="Arial" w:cs="Arial"/>
          <w:b/>
          <w:sz w:val="24"/>
          <w:szCs w:val="24"/>
        </w:rPr>
        <w:t>Estímulos</w:t>
      </w:r>
      <w:r w:rsidR="005C20FC">
        <w:rPr>
          <w:rFonts w:ascii="Arial" w:hAnsi="Arial" w:cs="Arial"/>
          <w:b/>
          <w:sz w:val="24"/>
          <w:szCs w:val="24"/>
        </w:rPr>
        <w:t xml:space="preserve">. </w:t>
      </w:r>
      <w:r w:rsidR="005C20FC" w:rsidRPr="005C20FC">
        <w:rPr>
          <w:rFonts w:ascii="Arial" w:hAnsi="Arial" w:cs="Arial"/>
          <w:bCs/>
          <w:sz w:val="24"/>
          <w:szCs w:val="24"/>
        </w:rPr>
        <w:t xml:space="preserve">Con el propósito de incentivar la </w:t>
      </w:r>
      <w:r w:rsidR="005C20FC" w:rsidRPr="005C20FC">
        <w:rPr>
          <w:rFonts w:ascii="Arial" w:hAnsi="Arial" w:cs="Arial"/>
          <w:bCs/>
          <w:sz w:val="24"/>
          <w:szCs w:val="24"/>
        </w:rPr>
        <w:t>participación</w:t>
      </w:r>
      <w:r w:rsidR="005C20FC" w:rsidRPr="005C20FC">
        <w:rPr>
          <w:rFonts w:ascii="Arial" w:hAnsi="Arial" w:cs="Arial"/>
          <w:bCs/>
          <w:sz w:val="24"/>
          <w:szCs w:val="24"/>
        </w:rPr>
        <w:t xml:space="preserve"> de los </w:t>
      </w:r>
      <w:r w:rsidR="005C20FC">
        <w:rPr>
          <w:rFonts w:ascii="Arial" w:hAnsi="Arial" w:cs="Arial"/>
          <w:bCs/>
          <w:sz w:val="24"/>
          <w:szCs w:val="24"/>
        </w:rPr>
        <w:t>profesores</w:t>
      </w:r>
      <w:r w:rsidR="005C20FC" w:rsidRPr="005C20FC">
        <w:rPr>
          <w:rFonts w:ascii="Arial" w:hAnsi="Arial" w:cs="Arial"/>
          <w:bCs/>
          <w:sz w:val="24"/>
          <w:szCs w:val="24"/>
        </w:rPr>
        <w:t xml:space="preserve"> en procesos de investigación</w:t>
      </w:r>
      <w:r w:rsidR="005C20FC">
        <w:rPr>
          <w:rFonts w:ascii="Arial" w:hAnsi="Arial" w:cs="Arial"/>
          <w:bCs/>
          <w:sz w:val="24"/>
          <w:szCs w:val="24"/>
        </w:rPr>
        <w:t xml:space="preserve"> se generarán los siguientes estímulos</w:t>
      </w:r>
      <w:r w:rsidR="005C20FC" w:rsidRPr="005C20FC">
        <w:rPr>
          <w:rFonts w:ascii="Arial" w:hAnsi="Arial" w:cs="Arial"/>
          <w:bCs/>
          <w:sz w:val="24"/>
          <w:szCs w:val="24"/>
        </w:rPr>
        <w:t>:</w:t>
      </w:r>
      <w:r w:rsidR="005C20FC">
        <w:rPr>
          <w:rFonts w:ascii="Arial" w:hAnsi="Arial" w:cs="Arial"/>
          <w:b/>
          <w:sz w:val="24"/>
          <w:szCs w:val="24"/>
        </w:rPr>
        <w:t xml:space="preserve"> </w:t>
      </w:r>
    </w:p>
    <w:p w14:paraId="316F83C6" w14:textId="77777777" w:rsidR="00CC4632" w:rsidRPr="00FC08B2" w:rsidRDefault="00CC4632" w:rsidP="00FC08B2">
      <w:pPr>
        <w:pStyle w:val="Prrafodelista"/>
        <w:numPr>
          <w:ilvl w:val="0"/>
          <w:numId w:val="90"/>
        </w:numPr>
        <w:spacing w:before="100" w:beforeAutospacing="1" w:after="100" w:afterAutospacing="1" w:line="240" w:lineRule="auto"/>
        <w:jc w:val="both"/>
        <w:outlineLvl w:val="2"/>
        <w:rPr>
          <w:rFonts w:ascii="Arial" w:hAnsi="Arial" w:cs="Arial"/>
          <w:sz w:val="24"/>
          <w:szCs w:val="24"/>
        </w:rPr>
      </w:pPr>
      <w:r w:rsidRPr="00FC08B2">
        <w:rPr>
          <w:rFonts w:ascii="Arial" w:hAnsi="Arial" w:cs="Arial"/>
          <w:sz w:val="24"/>
          <w:szCs w:val="24"/>
        </w:rPr>
        <w:t>Asistencia a eventos especializados: financiar la participación de estudiantes y profesores, en eventos nacionales e internacionales especializados sobre el tema de trabajo de grupos y semilleros de investigación siempre y cuando este sea un evento de prestigio académico y de visibilidad institucional.</w:t>
      </w:r>
    </w:p>
    <w:p w14:paraId="4CA99F9F" w14:textId="225D65AA" w:rsidR="005C20FC" w:rsidRDefault="005C20FC" w:rsidP="00FC08B2">
      <w:pPr>
        <w:pStyle w:val="Prrafodelista"/>
        <w:numPr>
          <w:ilvl w:val="0"/>
          <w:numId w:val="90"/>
        </w:numPr>
        <w:spacing w:after="160" w:line="259" w:lineRule="auto"/>
        <w:jc w:val="both"/>
        <w:rPr>
          <w:rFonts w:ascii="Arial" w:hAnsi="Arial" w:cs="Arial"/>
          <w:sz w:val="24"/>
          <w:szCs w:val="24"/>
        </w:rPr>
      </w:pPr>
      <w:r>
        <w:rPr>
          <w:rFonts w:ascii="Arial" w:hAnsi="Arial" w:cs="Arial"/>
          <w:sz w:val="24"/>
          <w:szCs w:val="24"/>
        </w:rPr>
        <w:t>La UNIRURAL</w:t>
      </w:r>
      <w:r w:rsidRPr="005C20FC">
        <w:rPr>
          <w:rFonts w:ascii="Arial" w:hAnsi="Arial" w:cs="Arial"/>
          <w:sz w:val="24"/>
          <w:szCs w:val="24"/>
        </w:rPr>
        <w:t xml:space="preserve"> otorgará estímulos que reconozcan </w:t>
      </w:r>
      <w:r>
        <w:rPr>
          <w:rFonts w:ascii="Arial" w:hAnsi="Arial" w:cs="Arial"/>
          <w:sz w:val="24"/>
          <w:szCs w:val="24"/>
        </w:rPr>
        <w:t>el</w:t>
      </w:r>
      <w:r w:rsidRPr="005C20FC">
        <w:rPr>
          <w:rFonts w:ascii="Arial" w:hAnsi="Arial" w:cs="Arial"/>
          <w:sz w:val="24"/>
          <w:szCs w:val="24"/>
        </w:rPr>
        <w:t xml:space="preserve"> compromiso</w:t>
      </w:r>
      <w:r>
        <w:rPr>
          <w:rFonts w:ascii="Arial" w:hAnsi="Arial" w:cs="Arial"/>
          <w:sz w:val="24"/>
          <w:szCs w:val="24"/>
        </w:rPr>
        <w:t xml:space="preserve"> de los profesores</w:t>
      </w:r>
      <w:r w:rsidRPr="005C20FC">
        <w:rPr>
          <w:rFonts w:ascii="Arial" w:hAnsi="Arial" w:cs="Arial"/>
          <w:sz w:val="24"/>
          <w:szCs w:val="24"/>
        </w:rPr>
        <w:t xml:space="preserve"> y contribución en proyectos, productos y servicios derivados del Sistema Nacional de Ciencia, Tecnología e Innovación (</w:t>
      </w:r>
      <w:proofErr w:type="spellStart"/>
      <w:r w:rsidRPr="005C20FC">
        <w:rPr>
          <w:rFonts w:ascii="Arial" w:hAnsi="Arial" w:cs="Arial"/>
          <w:sz w:val="24"/>
          <w:szCs w:val="24"/>
        </w:rPr>
        <w:t>S</w:t>
      </w:r>
      <w:r>
        <w:rPr>
          <w:rFonts w:ascii="Arial" w:hAnsi="Arial" w:cs="Arial"/>
          <w:sz w:val="24"/>
          <w:szCs w:val="24"/>
        </w:rPr>
        <w:t>N</w:t>
      </w:r>
      <w:r w:rsidRPr="005C20FC">
        <w:rPr>
          <w:rFonts w:ascii="Arial" w:hAnsi="Arial" w:cs="Arial"/>
          <w:sz w:val="24"/>
          <w:szCs w:val="24"/>
        </w:rPr>
        <w:t>CTeI</w:t>
      </w:r>
      <w:proofErr w:type="spellEnd"/>
      <w:r w:rsidRPr="005C20FC">
        <w:rPr>
          <w:rFonts w:ascii="Arial" w:hAnsi="Arial" w:cs="Arial"/>
          <w:sz w:val="24"/>
          <w:szCs w:val="24"/>
        </w:rPr>
        <w:t>). Entre estos estímulos se contempla la entrega de distinciones y reconocimientos académicos, formalizados mediante acto administrativo (resolución), dirigidos a aquellos profesores que se destaquen por la generación de productos de alto impacto en investigación, desarrollo e innovación.</w:t>
      </w:r>
    </w:p>
    <w:p w14:paraId="28130099" w14:textId="697F1DDD" w:rsidR="00CC4632" w:rsidRPr="00FC08B2" w:rsidRDefault="00CC4632" w:rsidP="00FC08B2">
      <w:pPr>
        <w:pStyle w:val="Prrafodelista"/>
        <w:numPr>
          <w:ilvl w:val="0"/>
          <w:numId w:val="90"/>
        </w:numPr>
        <w:spacing w:after="160" w:line="259" w:lineRule="auto"/>
        <w:jc w:val="both"/>
        <w:rPr>
          <w:rFonts w:ascii="Arial" w:hAnsi="Arial" w:cs="Arial"/>
          <w:sz w:val="24"/>
          <w:szCs w:val="24"/>
        </w:rPr>
      </w:pPr>
      <w:r w:rsidRPr="00FC08B2">
        <w:rPr>
          <w:rFonts w:ascii="Arial" w:hAnsi="Arial" w:cs="Arial"/>
          <w:sz w:val="24"/>
          <w:szCs w:val="24"/>
        </w:rPr>
        <w:t>Los estudiantes con promedio ponderado acumulado igual o mayor a tres puntos cinco cero (3.50) que participen en los semilleros de investigación tendrán un descuento del 10% sobre algún costo pecuniario a solicitud del estudiante.</w:t>
      </w:r>
    </w:p>
    <w:p w14:paraId="40F6956C" w14:textId="77777777" w:rsidR="00CC4632" w:rsidRPr="00FC08B2" w:rsidRDefault="00CC4632" w:rsidP="00FC08B2">
      <w:pPr>
        <w:pStyle w:val="Prrafodelista"/>
        <w:numPr>
          <w:ilvl w:val="0"/>
          <w:numId w:val="90"/>
        </w:numPr>
        <w:spacing w:after="160" w:line="259" w:lineRule="auto"/>
        <w:jc w:val="both"/>
        <w:rPr>
          <w:rFonts w:ascii="Arial" w:hAnsi="Arial" w:cs="Arial"/>
          <w:sz w:val="24"/>
          <w:szCs w:val="24"/>
        </w:rPr>
      </w:pPr>
      <w:r w:rsidRPr="00FC08B2">
        <w:rPr>
          <w:rFonts w:ascii="Arial" w:hAnsi="Arial" w:cs="Arial"/>
          <w:sz w:val="24"/>
          <w:szCs w:val="24"/>
        </w:rPr>
        <w:t>Los profesores y estudiantes vinculados a grupos de investigación tendrán prioridad en la participación de convocatorias para becas y pasantías, y demás eventos científicos, de capacitación y cualificación relacionados con las líneas de investigación en las cuales se esté trabajando, en el marco de los requisitos concursables para cada convocatoria.</w:t>
      </w:r>
    </w:p>
    <w:p w14:paraId="3A015BA7" w14:textId="77777777" w:rsidR="00CC4632" w:rsidRDefault="00CC4632" w:rsidP="005A5A41">
      <w:pPr>
        <w:spacing w:after="0" w:line="240" w:lineRule="auto"/>
        <w:jc w:val="both"/>
        <w:rPr>
          <w:rFonts w:ascii="Arial" w:hAnsi="Arial" w:cs="Arial"/>
          <w:b/>
          <w:bCs/>
          <w:color w:val="000000" w:themeColor="text1"/>
          <w:sz w:val="24"/>
          <w:szCs w:val="24"/>
          <w:highlight w:val="yellow"/>
          <w:lang w:eastAsia="es-ES"/>
        </w:rPr>
      </w:pPr>
    </w:p>
    <w:p w14:paraId="09284B78" w14:textId="77777777" w:rsidR="00CC4632" w:rsidRDefault="00CC4632" w:rsidP="005A5A41">
      <w:pPr>
        <w:spacing w:after="0" w:line="240" w:lineRule="auto"/>
        <w:jc w:val="both"/>
        <w:rPr>
          <w:rFonts w:ascii="Arial" w:hAnsi="Arial" w:cs="Arial"/>
          <w:b/>
          <w:bCs/>
          <w:color w:val="000000" w:themeColor="text1"/>
          <w:sz w:val="24"/>
          <w:szCs w:val="24"/>
          <w:highlight w:val="yellow"/>
          <w:lang w:eastAsia="es-ES"/>
        </w:rPr>
      </w:pPr>
    </w:p>
    <w:p w14:paraId="49D7C36E" w14:textId="275874A4" w:rsidR="00FC08B2" w:rsidRPr="00810166" w:rsidRDefault="00FC08B2" w:rsidP="00FC08B2">
      <w:pPr>
        <w:pBdr>
          <w:top w:val="nil"/>
          <w:left w:val="nil"/>
          <w:bottom w:val="nil"/>
          <w:right w:val="nil"/>
          <w:between w:val="nil"/>
        </w:pBdr>
        <w:spacing w:after="0" w:line="240" w:lineRule="auto"/>
        <w:ind w:hanging="2"/>
        <w:jc w:val="both"/>
        <w:rPr>
          <w:rFonts w:ascii="Arial" w:hAnsi="Arial" w:cs="Arial"/>
          <w:sz w:val="24"/>
          <w:szCs w:val="24"/>
        </w:rPr>
      </w:pPr>
      <w:r w:rsidRPr="00FC08B2">
        <w:rPr>
          <w:rFonts w:ascii="Arial" w:hAnsi="Arial" w:cs="Arial"/>
          <w:b/>
          <w:bCs/>
          <w:sz w:val="24"/>
          <w:szCs w:val="24"/>
        </w:rPr>
        <w:t>PARÁGRAFO</w:t>
      </w:r>
      <w:r w:rsidRPr="00810166">
        <w:rPr>
          <w:rFonts w:ascii="Arial" w:hAnsi="Arial" w:cs="Arial"/>
          <w:sz w:val="24"/>
          <w:szCs w:val="24"/>
        </w:rPr>
        <w:t xml:space="preserve">: La reglamentación detallada de la </w:t>
      </w:r>
      <w:r w:rsidRPr="00FC08B2">
        <w:rPr>
          <w:rFonts w:ascii="Arial" w:hAnsi="Arial" w:cs="Arial"/>
          <w:sz w:val="24"/>
          <w:szCs w:val="24"/>
        </w:rPr>
        <w:t>política de estímulos</w:t>
      </w:r>
      <w:r>
        <w:rPr>
          <w:rFonts w:ascii="Arial" w:hAnsi="Arial" w:cs="Arial"/>
          <w:sz w:val="24"/>
          <w:szCs w:val="24"/>
        </w:rPr>
        <w:t xml:space="preserve"> </w:t>
      </w:r>
      <w:r w:rsidRPr="00810166">
        <w:rPr>
          <w:rFonts w:ascii="Arial" w:hAnsi="Arial" w:cs="Arial"/>
          <w:sz w:val="24"/>
          <w:szCs w:val="24"/>
        </w:rPr>
        <w:t>será expedida mediante acto administrativo de rectoría, con el propósito de garantizar su correcta implementación y adecuada coordinación con las demás instancias institucionales.</w:t>
      </w:r>
    </w:p>
    <w:p w14:paraId="6847F92D" w14:textId="77777777" w:rsidR="00CC4632" w:rsidRPr="00BA3E2A" w:rsidRDefault="00CC4632" w:rsidP="005A5A41">
      <w:pPr>
        <w:spacing w:after="0" w:line="240" w:lineRule="auto"/>
        <w:jc w:val="both"/>
        <w:rPr>
          <w:rFonts w:ascii="Arial" w:hAnsi="Arial" w:cs="Arial"/>
          <w:b/>
          <w:bCs/>
          <w:color w:val="000000" w:themeColor="text1"/>
          <w:sz w:val="24"/>
          <w:szCs w:val="24"/>
          <w:highlight w:val="yellow"/>
          <w:lang w:eastAsia="es-ES"/>
        </w:rPr>
      </w:pPr>
    </w:p>
    <w:p w14:paraId="01394C35" w14:textId="77777777" w:rsidR="0078305B" w:rsidRPr="00BA3E2A" w:rsidRDefault="0078305B" w:rsidP="00193D15">
      <w:pPr>
        <w:spacing w:after="0" w:line="240" w:lineRule="auto"/>
        <w:jc w:val="both"/>
        <w:rPr>
          <w:rFonts w:ascii="Arial" w:hAnsi="Arial" w:cs="Arial"/>
          <w:color w:val="000000" w:themeColor="text1"/>
          <w:sz w:val="24"/>
          <w:szCs w:val="24"/>
          <w:lang w:eastAsia="es-ES"/>
        </w:rPr>
      </w:pPr>
    </w:p>
    <w:p w14:paraId="243307B5" w14:textId="77777777" w:rsidR="00126454" w:rsidRPr="00BA3E2A" w:rsidRDefault="00126454" w:rsidP="00193D15">
      <w:pPr>
        <w:spacing w:after="0" w:line="240" w:lineRule="auto"/>
        <w:jc w:val="both"/>
        <w:rPr>
          <w:rFonts w:ascii="Arial" w:hAnsi="Arial" w:cs="Arial"/>
          <w:color w:val="000000" w:themeColor="text1"/>
          <w:sz w:val="24"/>
          <w:szCs w:val="24"/>
          <w:lang w:eastAsia="es-ES"/>
        </w:rPr>
      </w:pPr>
    </w:p>
    <w:p w14:paraId="528FBF2F" w14:textId="0B446164" w:rsidR="004630DE" w:rsidRPr="00BA3E2A" w:rsidRDefault="00981C83" w:rsidP="004630DE">
      <w:pPr>
        <w:spacing w:after="0" w:line="240" w:lineRule="auto"/>
        <w:rPr>
          <w:rFonts w:ascii="Arial" w:hAnsi="Arial" w:cs="Arial"/>
          <w:bCs/>
          <w:color w:val="000000" w:themeColor="text1"/>
          <w:sz w:val="24"/>
          <w:szCs w:val="24"/>
          <w:lang w:eastAsia="es-ES"/>
        </w:rPr>
      </w:pPr>
      <w:r w:rsidRPr="00BA3E2A">
        <w:rPr>
          <w:rFonts w:ascii="Arial" w:hAnsi="Arial" w:cs="Arial"/>
          <w:b/>
          <w:bCs/>
          <w:color w:val="000000" w:themeColor="text1"/>
          <w:sz w:val="24"/>
          <w:szCs w:val="24"/>
          <w:lang w:eastAsia="es-ES"/>
        </w:rPr>
        <w:t xml:space="preserve">ARTICULO </w:t>
      </w:r>
      <w:r w:rsidR="00A44556" w:rsidRPr="00BA3E2A">
        <w:rPr>
          <w:rFonts w:ascii="Arial" w:hAnsi="Arial" w:cs="Arial"/>
          <w:b/>
          <w:bCs/>
          <w:color w:val="000000" w:themeColor="text1"/>
          <w:sz w:val="24"/>
          <w:szCs w:val="24"/>
          <w:lang w:eastAsia="es-ES"/>
        </w:rPr>
        <w:t>50</w:t>
      </w:r>
      <w:r w:rsidRPr="00BA3E2A">
        <w:rPr>
          <w:rFonts w:ascii="Arial" w:hAnsi="Arial" w:cs="Arial"/>
          <w:b/>
          <w:bCs/>
          <w:color w:val="000000" w:themeColor="text1"/>
          <w:sz w:val="24"/>
          <w:szCs w:val="24"/>
          <w:lang w:eastAsia="es-ES"/>
        </w:rPr>
        <w:t>:</w:t>
      </w:r>
      <w:r w:rsidR="00C03543" w:rsidRPr="00BA3E2A">
        <w:rPr>
          <w:rFonts w:ascii="Arial" w:hAnsi="Arial" w:cs="Arial"/>
          <w:b/>
          <w:bCs/>
          <w:color w:val="000000" w:themeColor="text1"/>
          <w:sz w:val="24"/>
          <w:szCs w:val="24"/>
          <w:lang w:eastAsia="es-ES"/>
        </w:rPr>
        <w:t xml:space="preserve"> </w:t>
      </w:r>
      <w:r w:rsidR="004630DE" w:rsidRPr="00BA3E2A">
        <w:rPr>
          <w:rFonts w:ascii="Arial" w:hAnsi="Arial" w:cs="Arial"/>
          <w:color w:val="000000" w:themeColor="text1"/>
          <w:sz w:val="24"/>
          <w:szCs w:val="24"/>
          <w:lang w:eastAsia="es-ES"/>
        </w:rPr>
        <w:t>El presente acuerdo rige a partir de</w:t>
      </w:r>
      <w:r w:rsidR="00A44556" w:rsidRPr="00BA3E2A">
        <w:rPr>
          <w:rFonts w:ascii="Arial" w:hAnsi="Arial" w:cs="Arial"/>
          <w:color w:val="000000" w:themeColor="text1"/>
          <w:sz w:val="24"/>
          <w:szCs w:val="24"/>
          <w:lang w:eastAsia="es-ES"/>
        </w:rPr>
        <w:t xml:space="preserve"> la aprobación de cambio de cambio de carácter por parte del Ministerio de Educación Nacional</w:t>
      </w:r>
      <w:r w:rsidR="001F5C51" w:rsidRPr="00BA3E2A">
        <w:rPr>
          <w:rFonts w:ascii="Arial" w:hAnsi="Arial" w:cs="Arial"/>
          <w:color w:val="000000" w:themeColor="text1"/>
          <w:sz w:val="24"/>
          <w:szCs w:val="24"/>
          <w:lang w:eastAsia="es-ES"/>
        </w:rPr>
        <w:t>.</w:t>
      </w:r>
    </w:p>
    <w:p w14:paraId="6FA65878" w14:textId="77777777" w:rsidR="004630DE" w:rsidRPr="00BA3E2A" w:rsidRDefault="004630DE" w:rsidP="004630DE">
      <w:pPr>
        <w:spacing w:after="0" w:line="240" w:lineRule="auto"/>
        <w:jc w:val="center"/>
        <w:rPr>
          <w:rFonts w:ascii="Arial" w:hAnsi="Arial" w:cs="Arial"/>
          <w:b/>
          <w:color w:val="000000" w:themeColor="text1"/>
          <w:sz w:val="24"/>
          <w:szCs w:val="24"/>
        </w:rPr>
      </w:pPr>
    </w:p>
    <w:p w14:paraId="50F0B7E5" w14:textId="77777777" w:rsidR="006E4C5D" w:rsidRPr="00BA3E2A" w:rsidRDefault="006E4C5D" w:rsidP="004630DE">
      <w:pPr>
        <w:spacing w:after="0" w:line="240" w:lineRule="auto"/>
        <w:jc w:val="center"/>
        <w:rPr>
          <w:rFonts w:ascii="Arial" w:hAnsi="Arial" w:cs="Arial"/>
          <w:b/>
          <w:color w:val="000000" w:themeColor="text1"/>
          <w:sz w:val="24"/>
          <w:szCs w:val="24"/>
        </w:rPr>
      </w:pPr>
    </w:p>
    <w:p w14:paraId="5B9CF119" w14:textId="77777777" w:rsidR="004630DE" w:rsidRPr="00BA3E2A" w:rsidRDefault="004630DE" w:rsidP="004630DE">
      <w:pPr>
        <w:spacing w:after="0" w:line="240" w:lineRule="auto"/>
        <w:jc w:val="center"/>
        <w:rPr>
          <w:rFonts w:ascii="Arial" w:hAnsi="Arial" w:cs="Arial"/>
          <w:b/>
          <w:color w:val="000000" w:themeColor="text1"/>
          <w:sz w:val="24"/>
          <w:szCs w:val="24"/>
        </w:rPr>
      </w:pPr>
      <w:r w:rsidRPr="00BA3E2A">
        <w:rPr>
          <w:rFonts w:ascii="Arial" w:hAnsi="Arial" w:cs="Arial"/>
          <w:b/>
          <w:color w:val="000000" w:themeColor="text1"/>
          <w:sz w:val="24"/>
          <w:szCs w:val="24"/>
        </w:rPr>
        <w:t>PUBLÍQUESE, COMUNÍQUESE Y CÚMPLASE</w:t>
      </w:r>
    </w:p>
    <w:p w14:paraId="74FA3EB6" w14:textId="54B0C524" w:rsidR="00A51378" w:rsidRPr="00BA3E2A" w:rsidRDefault="00A51378" w:rsidP="00A51378">
      <w:pPr>
        <w:spacing w:after="0" w:line="240" w:lineRule="auto"/>
        <w:jc w:val="center"/>
        <w:rPr>
          <w:rFonts w:ascii="Arial" w:hAnsi="Arial" w:cs="Arial"/>
          <w:strike/>
          <w:color w:val="000000" w:themeColor="text1"/>
          <w:sz w:val="24"/>
          <w:szCs w:val="24"/>
        </w:rPr>
      </w:pPr>
      <w:r w:rsidRPr="00BA3E2A">
        <w:rPr>
          <w:rFonts w:ascii="Arial" w:hAnsi="Arial" w:cs="Arial"/>
          <w:color w:val="000000" w:themeColor="text1"/>
          <w:sz w:val="24"/>
          <w:szCs w:val="24"/>
        </w:rPr>
        <w:t xml:space="preserve">Dado en Pamplona a los </w:t>
      </w:r>
      <w:proofErr w:type="spellStart"/>
      <w:r w:rsidR="00B52B31" w:rsidRPr="00BA3E2A">
        <w:rPr>
          <w:rFonts w:ascii="Arial" w:hAnsi="Arial" w:cs="Arial"/>
          <w:color w:val="000000" w:themeColor="text1"/>
          <w:sz w:val="24"/>
          <w:szCs w:val="24"/>
        </w:rPr>
        <w:t>xxx</w:t>
      </w:r>
      <w:proofErr w:type="spellEnd"/>
      <w:r w:rsidRPr="00BA3E2A">
        <w:rPr>
          <w:rFonts w:ascii="Arial" w:hAnsi="Arial" w:cs="Arial"/>
          <w:color w:val="000000" w:themeColor="text1"/>
          <w:sz w:val="24"/>
          <w:szCs w:val="24"/>
        </w:rPr>
        <w:t xml:space="preserve"> (</w:t>
      </w:r>
      <w:proofErr w:type="spellStart"/>
      <w:r w:rsidR="00B52B31" w:rsidRPr="00BA3E2A">
        <w:rPr>
          <w:rFonts w:ascii="Arial" w:hAnsi="Arial" w:cs="Arial"/>
          <w:color w:val="000000" w:themeColor="text1"/>
          <w:sz w:val="24"/>
          <w:szCs w:val="24"/>
        </w:rPr>
        <w:t>xxx</w:t>
      </w:r>
      <w:proofErr w:type="spellEnd"/>
      <w:r w:rsidRPr="00BA3E2A">
        <w:rPr>
          <w:rFonts w:ascii="Arial" w:hAnsi="Arial" w:cs="Arial"/>
          <w:color w:val="000000" w:themeColor="text1"/>
          <w:sz w:val="24"/>
          <w:szCs w:val="24"/>
        </w:rPr>
        <w:t xml:space="preserve">) días del mes de </w:t>
      </w:r>
      <w:r w:rsidR="00EA7BC5" w:rsidRPr="00BA3E2A">
        <w:rPr>
          <w:rFonts w:ascii="Arial" w:hAnsi="Arial" w:cs="Arial"/>
          <w:color w:val="000000" w:themeColor="text1"/>
          <w:sz w:val="24"/>
          <w:szCs w:val="24"/>
        </w:rPr>
        <w:t>mayo</w:t>
      </w:r>
      <w:r w:rsidRPr="00BA3E2A">
        <w:rPr>
          <w:rFonts w:ascii="Arial" w:hAnsi="Arial" w:cs="Arial"/>
          <w:color w:val="000000" w:themeColor="text1"/>
          <w:sz w:val="24"/>
          <w:szCs w:val="24"/>
        </w:rPr>
        <w:t xml:space="preserve"> de 202</w:t>
      </w:r>
      <w:r w:rsidR="00CC4632">
        <w:rPr>
          <w:rFonts w:ascii="Arial" w:hAnsi="Arial" w:cs="Arial"/>
          <w:color w:val="000000" w:themeColor="text1"/>
          <w:sz w:val="24"/>
          <w:szCs w:val="24"/>
        </w:rPr>
        <w:t>6</w:t>
      </w:r>
      <w:r w:rsidRPr="00BA3E2A">
        <w:rPr>
          <w:rFonts w:ascii="Arial" w:hAnsi="Arial" w:cs="Arial"/>
          <w:color w:val="000000" w:themeColor="text1"/>
          <w:sz w:val="24"/>
          <w:szCs w:val="24"/>
        </w:rPr>
        <w:t xml:space="preserve">.  </w:t>
      </w:r>
    </w:p>
    <w:p w14:paraId="035D8FDB" w14:textId="77777777" w:rsidR="004630DE" w:rsidRPr="00BA3E2A" w:rsidRDefault="004630DE" w:rsidP="004630DE">
      <w:pPr>
        <w:tabs>
          <w:tab w:val="left" w:pos="3960"/>
        </w:tabs>
        <w:spacing w:after="0" w:line="240" w:lineRule="auto"/>
        <w:rPr>
          <w:rFonts w:ascii="Arial" w:hAnsi="Arial" w:cs="Arial"/>
          <w:strike/>
          <w:color w:val="000000" w:themeColor="text1"/>
          <w:sz w:val="24"/>
          <w:szCs w:val="24"/>
        </w:rPr>
      </w:pPr>
    </w:p>
    <w:p w14:paraId="25BC732A" w14:textId="77777777" w:rsidR="004630DE" w:rsidRPr="00BA3E2A" w:rsidRDefault="004630DE" w:rsidP="004630DE">
      <w:pPr>
        <w:spacing w:after="0" w:line="240" w:lineRule="auto"/>
        <w:rPr>
          <w:rFonts w:ascii="Arial" w:hAnsi="Arial" w:cs="Arial"/>
          <w:color w:val="000000" w:themeColor="text1"/>
          <w:sz w:val="24"/>
          <w:szCs w:val="24"/>
        </w:rPr>
      </w:pPr>
    </w:p>
    <w:p w14:paraId="499AE79A" w14:textId="77777777" w:rsidR="004630DE" w:rsidRPr="00BA3E2A" w:rsidRDefault="004630DE" w:rsidP="004630DE">
      <w:pPr>
        <w:spacing w:after="0" w:line="240" w:lineRule="auto"/>
        <w:jc w:val="center"/>
        <w:rPr>
          <w:rFonts w:ascii="Arial" w:hAnsi="Arial" w:cs="Arial"/>
          <w:color w:val="000000" w:themeColor="text1"/>
          <w:sz w:val="24"/>
          <w:szCs w:val="24"/>
        </w:rPr>
      </w:pPr>
    </w:p>
    <w:p w14:paraId="56B3D483" w14:textId="5EFB7B08" w:rsidR="004630DE" w:rsidRPr="00BA3E2A" w:rsidRDefault="00B52B31" w:rsidP="004630DE">
      <w:pPr>
        <w:spacing w:after="0" w:line="240" w:lineRule="auto"/>
        <w:jc w:val="both"/>
        <w:rPr>
          <w:rFonts w:ascii="Arial" w:hAnsi="Arial" w:cs="Arial"/>
          <w:b/>
          <w:bCs/>
          <w:color w:val="000000" w:themeColor="text1"/>
          <w:sz w:val="24"/>
          <w:szCs w:val="24"/>
        </w:rPr>
      </w:pPr>
      <w:r w:rsidRPr="00BA3E2A">
        <w:rPr>
          <w:rFonts w:ascii="Arial" w:hAnsi="Arial" w:cs="Arial"/>
          <w:b/>
          <w:bCs/>
          <w:color w:val="000000" w:themeColor="text1"/>
          <w:sz w:val="24"/>
          <w:szCs w:val="24"/>
        </w:rPr>
        <w:t>XXXXXXXXXXXXXXXX</w:t>
      </w:r>
      <w:r w:rsidR="009D128F" w:rsidRPr="00BA3E2A">
        <w:rPr>
          <w:rFonts w:ascii="Arial" w:hAnsi="Arial" w:cs="Arial"/>
          <w:b/>
          <w:bCs/>
          <w:color w:val="000000" w:themeColor="text1"/>
          <w:sz w:val="24"/>
          <w:szCs w:val="24"/>
        </w:rPr>
        <w:t xml:space="preserve">   </w:t>
      </w:r>
      <w:r w:rsidR="004630DE" w:rsidRPr="00BA3E2A">
        <w:rPr>
          <w:rFonts w:ascii="Arial" w:hAnsi="Arial" w:cs="Arial"/>
          <w:b/>
          <w:bCs/>
          <w:color w:val="000000" w:themeColor="text1"/>
          <w:sz w:val="24"/>
          <w:szCs w:val="24"/>
        </w:rPr>
        <w:t xml:space="preserve">                 </w:t>
      </w:r>
      <w:r w:rsidR="009D128F" w:rsidRPr="00BA3E2A">
        <w:rPr>
          <w:rFonts w:ascii="Arial" w:hAnsi="Arial" w:cs="Arial"/>
          <w:b/>
          <w:bCs/>
          <w:color w:val="000000" w:themeColor="text1"/>
          <w:sz w:val="24"/>
          <w:szCs w:val="24"/>
        </w:rPr>
        <w:t xml:space="preserve">          </w:t>
      </w:r>
      <w:r w:rsidR="004630DE" w:rsidRPr="00BA3E2A">
        <w:rPr>
          <w:rFonts w:ascii="Arial" w:hAnsi="Arial" w:cs="Arial"/>
          <w:b/>
          <w:bCs/>
          <w:color w:val="000000" w:themeColor="text1"/>
          <w:sz w:val="24"/>
          <w:szCs w:val="24"/>
        </w:rPr>
        <w:t xml:space="preserve">GLORIA YUBID CORONADO </w:t>
      </w:r>
    </w:p>
    <w:p w14:paraId="4BEC9010" w14:textId="1FA0DFBE" w:rsidR="004630DE" w:rsidRPr="00BA3E2A" w:rsidRDefault="00B52B31" w:rsidP="004630DE">
      <w:pPr>
        <w:spacing w:after="0" w:line="240" w:lineRule="auto"/>
        <w:rPr>
          <w:rFonts w:ascii="Arial" w:hAnsi="Arial" w:cs="Arial"/>
          <w:color w:val="000000" w:themeColor="text1"/>
          <w:sz w:val="24"/>
          <w:szCs w:val="24"/>
        </w:rPr>
      </w:pPr>
      <w:r w:rsidRPr="00BA3E2A">
        <w:rPr>
          <w:rFonts w:ascii="Arial" w:hAnsi="Arial" w:cs="Arial"/>
          <w:color w:val="000000" w:themeColor="text1"/>
          <w:sz w:val="24"/>
          <w:szCs w:val="24"/>
        </w:rPr>
        <w:t>Presidente</w:t>
      </w:r>
      <w:r w:rsidR="004630DE" w:rsidRPr="00BA3E2A">
        <w:rPr>
          <w:rFonts w:ascii="Arial" w:hAnsi="Arial" w:cs="Arial"/>
          <w:color w:val="000000" w:themeColor="text1"/>
          <w:sz w:val="24"/>
          <w:szCs w:val="24"/>
        </w:rPr>
        <w:t xml:space="preserve">   </w:t>
      </w:r>
      <w:r w:rsidR="004630DE" w:rsidRPr="00BA3E2A">
        <w:rPr>
          <w:rFonts w:ascii="Arial" w:hAnsi="Arial" w:cs="Arial"/>
          <w:color w:val="000000" w:themeColor="text1"/>
          <w:sz w:val="24"/>
          <w:szCs w:val="24"/>
        </w:rPr>
        <w:tab/>
      </w:r>
      <w:r w:rsidR="004630DE" w:rsidRPr="00BA3E2A">
        <w:rPr>
          <w:rFonts w:ascii="Arial" w:hAnsi="Arial" w:cs="Arial"/>
          <w:color w:val="000000" w:themeColor="text1"/>
          <w:sz w:val="24"/>
          <w:szCs w:val="24"/>
        </w:rPr>
        <w:tab/>
      </w:r>
      <w:r w:rsidR="004630DE" w:rsidRPr="00BA3E2A">
        <w:rPr>
          <w:rFonts w:ascii="Arial" w:hAnsi="Arial" w:cs="Arial"/>
          <w:color w:val="000000" w:themeColor="text1"/>
          <w:sz w:val="24"/>
          <w:szCs w:val="24"/>
        </w:rPr>
        <w:tab/>
      </w:r>
      <w:r w:rsidR="00C30098" w:rsidRPr="00BA3E2A">
        <w:rPr>
          <w:rFonts w:ascii="Arial" w:hAnsi="Arial" w:cs="Arial"/>
          <w:color w:val="000000" w:themeColor="text1"/>
          <w:sz w:val="24"/>
          <w:szCs w:val="24"/>
        </w:rPr>
        <w:tab/>
      </w:r>
      <w:r w:rsidR="00C30098" w:rsidRPr="00BA3E2A">
        <w:rPr>
          <w:rFonts w:ascii="Arial" w:hAnsi="Arial" w:cs="Arial"/>
          <w:color w:val="000000" w:themeColor="text1"/>
          <w:sz w:val="24"/>
          <w:szCs w:val="24"/>
        </w:rPr>
        <w:tab/>
        <w:t xml:space="preserve">     </w:t>
      </w:r>
      <w:r w:rsidR="004630DE" w:rsidRPr="00BA3E2A">
        <w:rPr>
          <w:rFonts w:ascii="Arial" w:hAnsi="Arial" w:cs="Arial"/>
          <w:color w:val="000000" w:themeColor="text1"/>
          <w:sz w:val="24"/>
          <w:szCs w:val="24"/>
        </w:rPr>
        <w:t xml:space="preserve">Secretaria </w:t>
      </w:r>
    </w:p>
    <w:p w14:paraId="4D5F93EC" w14:textId="0735F639" w:rsidR="004630DE" w:rsidRPr="00BA3E2A" w:rsidRDefault="00B52B31" w:rsidP="004630DE">
      <w:pPr>
        <w:spacing w:after="0" w:line="240" w:lineRule="auto"/>
        <w:jc w:val="both"/>
        <w:rPr>
          <w:rFonts w:ascii="Arial" w:hAnsi="Arial" w:cs="Arial"/>
          <w:color w:val="000000" w:themeColor="text1"/>
          <w:sz w:val="24"/>
          <w:szCs w:val="24"/>
        </w:rPr>
      </w:pPr>
      <w:r w:rsidRPr="00BA3E2A">
        <w:rPr>
          <w:rFonts w:ascii="Arial" w:hAnsi="Arial" w:cs="Arial"/>
          <w:color w:val="000000" w:themeColor="text1"/>
          <w:sz w:val="24"/>
          <w:szCs w:val="24"/>
        </w:rPr>
        <w:t>Delegado del Gobernador</w:t>
      </w:r>
    </w:p>
    <w:p w14:paraId="66BAA3F7" w14:textId="77777777" w:rsidR="004630DE" w:rsidRPr="00BA3E2A" w:rsidRDefault="004630DE" w:rsidP="004630DE">
      <w:pPr>
        <w:spacing w:after="0" w:line="240" w:lineRule="auto"/>
        <w:jc w:val="both"/>
        <w:rPr>
          <w:rFonts w:ascii="Arial" w:hAnsi="Arial" w:cs="Arial"/>
          <w:color w:val="000000" w:themeColor="text1"/>
          <w:sz w:val="24"/>
          <w:szCs w:val="24"/>
        </w:rPr>
      </w:pPr>
    </w:p>
    <w:p w14:paraId="77E85D6B" w14:textId="6730ED4B" w:rsidR="004630DE" w:rsidRPr="00BA3E2A" w:rsidRDefault="004630DE" w:rsidP="004630DE">
      <w:pPr>
        <w:spacing w:after="0" w:line="240" w:lineRule="auto"/>
        <w:jc w:val="both"/>
        <w:rPr>
          <w:rFonts w:ascii="Arial" w:hAnsi="Arial" w:cs="Arial"/>
          <w:color w:val="000000" w:themeColor="text1"/>
          <w:sz w:val="24"/>
          <w:szCs w:val="24"/>
        </w:rPr>
      </w:pPr>
    </w:p>
    <w:p w14:paraId="5B0C5519" w14:textId="03298DC8" w:rsidR="00AE72EB" w:rsidRPr="00BA3E2A" w:rsidRDefault="00AE72EB" w:rsidP="004630DE">
      <w:pPr>
        <w:spacing w:after="0" w:line="240" w:lineRule="auto"/>
        <w:jc w:val="both"/>
        <w:rPr>
          <w:rFonts w:ascii="Arial" w:hAnsi="Arial" w:cs="Arial"/>
          <w:color w:val="000000" w:themeColor="text1"/>
          <w:sz w:val="24"/>
          <w:szCs w:val="24"/>
        </w:rPr>
      </w:pPr>
    </w:p>
    <w:p w14:paraId="5F7264E2" w14:textId="77777777" w:rsidR="00CC4632" w:rsidRPr="00D21B26" w:rsidRDefault="00CC4632" w:rsidP="00CC4632">
      <w:pPr>
        <w:spacing w:after="0" w:line="240" w:lineRule="auto"/>
        <w:jc w:val="both"/>
        <w:rPr>
          <w:rFonts w:ascii="Arial" w:hAnsi="Arial" w:cs="Arial"/>
          <w:color w:val="000000" w:themeColor="text1"/>
          <w:sz w:val="16"/>
          <w:szCs w:val="16"/>
        </w:rPr>
      </w:pPr>
      <w:r w:rsidRPr="00D21B26">
        <w:rPr>
          <w:rFonts w:ascii="Arial" w:hAnsi="Arial" w:cs="Arial"/>
          <w:color w:val="000000" w:themeColor="text1"/>
          <w:sz w:val="16"/>
          <w:szCs w:val="16"/>
        </w:rPr>
        <w:t>Proyectó</w:t>
      </w:r>
    </w:p>
    <w:p w14:paraId="420CF9EB" w14:textId="77777777" w:rsidR="00CC4632" w:rsidRPr="00D21B26" w:rsidRDefault="00CC4632" w:rsidP="00CC4632">
      <w:pPr>
        <w:spacing w:after="0" w:line="240" w:lineRule="auto"/>
        <w:jc w:val="both"/>
        <w:rPr>
          <w:rFonts w:ascii="Arial" w:hAnsi="Arial" w:cs="Arial"/>
          <w:b/>
          <w:color w:val="000000" w:themeColor="text1"/>
          <w:sz w:val="16"/>
          <w:szCs w:val="16"/>
        </w:rPr>
      </w:pPr>
      <w:r w:rsidRPr="00D21B26">
        <w:rPr>
          <w:rFonts w:ascii="Arial" w:hAnsi="Arial" w:cs="Arial"/>
          <w:b/>
          <w:color w:val="000000" w:themeColor="text1"/>
          <w:sz w:val="16"/>
          <w:szCs w:val="16"/>
        </w:rPr>
        <w:t>Albert S. Carvajal Rivera</w:t>
      </w:r>
    </w:p>
    <w:p w14:paraId="06DC8D55" w14:textId="77777777" w:rsidR="00CC4632" w:rsidRPr="00D21B26" w:rsidRDefault="00CC4632" w:rsidP="00CC4632">
      <w:pPr>
        <w:spacing w:after="0" w:line="240" w:lineRule="auto"/>
        <w:jc w:val="both"/>
        <w:rPr>
          <w:rFonts w:ascii="Arial" w:hAnsi="Arial" w:cs="Arial"/>
          <w:color w:val="000000" w:themeColor="text1"/>
          <w:sz w:val="16"/>
          <w:szCs w:val="16"/>
        </w:rPr>
      </w:pPr>
      <w:r w:rsidRPr="00D21B26">
        <w:rPr>
          <w:rFonts w:ascii="Arial" w:hAnsi="Arial" w:cs="Arial"/>
          <w:color w:val="000000" w:themeColor="text1"/>
          <w:sz w:val="16"/>
          <w:szCs w:val="16"/>
        </w:rPr>
        <w:t>Profesional Universitario de Investigación</w:t>
      </w:r>
    </w:p>
    <w:p w14:paraId="0EF2D94D" w14:textId="2A602033" w:rsidR="006E4C5D" w:rsidRPr="00BA3E2A" w:rsidRDefault="006E4C5D" w:rsidP="004630DE">
      <w:pPr>
        <w:spacing w:after="0" w:line="240" w:lineRule="auto"/>
        <w:jc w:val="both"/>
        <w:rPr>
          <w:rFonts w:ascii="Arial" w:hAnsi="Arial" w:cs="Arial"/>
          <w:i/>
          <w:iCs/>
          <w:color w:val="000000" w:themeColor="text1"/>
          <w:sz w:val="24"/>
          <w:szCs w:val="24"/>
        </w:rPr>
      </w:pPr>
    </w:p>
    <w:p w14:paraId="44C01A05" w14:textId="18B31553" w:rsidR="00AE72EB" w:rsidRPr="00BA3E2A" w:rsidRDefault="00AE72EB" w:rsidP="004630DE">
      <w:pPr>
        <w:spacing w:after="0" w:line="240" w:lineRule="auto"/>
        <w:jc w:val="both"/>
        <w:rPr>
          <w:rFonts w:ascii="Arial" w:hAnsi="Arial" w:cs="Arial"/>
          <w:i/>
          <w:iCs/>
          <w:color w:val="000000" w:themeColor="text1"/>
          <w:sz w:val="24"/>
          <w:szCs w:val="24"/>
        </w:rPr>
      </w:pPr>
    </w:p>
    <w:p w14:paraId="67FE05E8" w14:textId="77777777" w:rsidR="00CC4632" w:rsidRPr="00D21B26" w:rsidRDefault="00CC4632" w:rsidP="00CC4632">
      <w:pPr>
        <w:spacing w:after="0" w:line="240" w:lineRule="auto"/>
        <w:jc w:val="both"/>
        <w:rPr>
          <w:rFonts w:ascii="Arial" w:hAnsi="Arial" w:cs="Arial"/>
          <w:color w:val="000000" w:themeColor="text1"/>
          <w:sz w:val="16"/>
          <w:szCs w:val="16"/>
        </w:rPr>
      </w:pPr>
      <w:r w:rsidRPr="00D21B26">
        <w:rPr>
          <w:rFonts w:ascii="Arial" w:hAnsi="Arial" w:cs="Arial"/>
          <w:color w:val="000000" w:themeColor="text1"/>
          <w:sz w:val="16"/>
          <w:szCs w:val="16"/>
        </w:rPr>
        <w:t>Revisó</w:t>
      </w:r>
    </w:p>
    <w:p w14:paraId="173591E4" w14:textId="77777777" w:rsidR="00CC4632" w:rsidRPr="00D21B26" w:rsidRDefault="00CC4632" w:rsidP="00CC4632">
      <w:pPr>
        <w:spacing w:after="0" w:line="240" w:lineRule="auto"/>
        <w:jc w:val="both"/>
        <w:rPr>
          <w:rFonts w:ascii="Arial" w:hAnsi="Arial" w:cs="Arial"/>
          <w:color w:val="000000" w:themeColor="text1"/>
          <w:sz w:val="16"/>
          <w:szCs w:val="16"/>
        </w:rPr>
      </w:pPr>
      <w:r w:rsidRPr="00D21B26">
        <w:rPr>
          <w:rFonts w:ascii="Arial" w:hAnsi="Arial" w:cs="Arial"/>
          <w:color w:val="000000" w:themeColor="text1"/>
          <w:sz w:val="16"/>
          <w:szCs w:val="16"/>
        </w:rPr>
        <w:t xml:space="preserve"> </w:t>
      </w:r>
    </w:p>
    <w:p w14:paraId="7D2A8DEC" w14:textId="77777777" w:rsidR="00CC4632" w:rsidRPr="00D21B26" w:rsidRDefault="00CC4632" w:rsidP="00CC4632">
      <w:pPr>
        <w:spacing w:after="0" w:line="240" w:lineRule="auto"/>
        <w:jc w:val="both"/>
        <w:rPr>
          <w:rFonts w:ascii="Arial" w:hAnsi="Arial" w:cs="Arial"/>
          <w:b/>
          <w:bCs/>
          <w:color w:val="000000" w:themeColor="text1"/>
          <w:sz w:val="16"/>
          <w:szCs w:val="16"/>
        </w:rPr>
      </w:pPr>
      <w:r w:rsidRPr="00D21B26">
        <w:rPr>
          <w:rFonts w:ascii="Arial" w:hAnsi="Arial" w:cs="Arial"/>
          <w:b/>
          <w:bCs/>
          <w:color w:val="000000" w:themeColor="text1"/>
          <w:sz w:val="16"/>
          <w:szCs w:val="16"/>
        </w:rPr>
        <w:t xml:space="preserve">Mauricio Zafra </w:t>
      </w:r>
      <w:proofErr w:type="spellStart"/>
      <w:r w:rsidRPr="00D21B26">
        <w:rPr>
          <w:rFonts w:ascii="Arial" w:hAnsi="Arial" w:cs="Arial"/>
          <w:b/>
          <w:bCs/>
          <w:color w:val="000000" w:themeColor="text1"/>
          <w:sz w:val="16"/>
          <w:szCs w:val="16"/>
        </w:rPr>
        <w:t>Aycardi</w:t>
      </w:r>
      <w:proofErr w:type="spellEnd"/>
    </w:p>
    <w:p w14:paraId="64939C7B" w14:textId="77777777" w:rsidR="00CC4632" w:rsidRPr="00D21B26" w:rsidRDefault="00CC4632" w:rsidP="00CC4632">
      <w:pPr>
        <w:spacing w:after="0" w:line="240" w:lineRule="auto"/>
        <w:jc w:val="both"/>
        <w:rPr>
          <w:rFonts w:ascii="Arial" w:hAnsi="Arial" w:cs="Arial"/>
          <w:color w:val="000000" w:themeColor="text1"/>
          <w:sz w:val="16"/>
          <w:szCs w:val="16"/>
        </w:rPr>
      </w:pPr>
      <w:r w:rsidRPr="00D21B26">
        <w:rPr>
          <w:rFonts w:ascii="Arial" w:hAnsi="Arial" w:cs="Arial"/>
          <w:color w:val="000000" w:themeColor="text1"/>
          <w:sz w:val="16"/>
          <w:szCs w:val="16"/>
        </w:rPr>
        <w:t>Vicerrector Académico</w:t>
      </w:r>
    </w:p>
    <w:p w14:paraId="0DE6FD5E" w14:textId="77777777" w:rsidR="00CC4632" w:rsidRPr="00D21B26" w:rsidRDefault="00CC4632" w:rsidP="00CC4632">
      <w:pPr>
        <w:spacing w:after="0" w:line="240" w:lineRule="auto"/>
        <w:jc w:val="both"/>
        <w:rPr>
          <w:rFonts w:ascii="Arial" w:hAnsi="Arial" w:cs="Arial"/>
          <w:color w:val="000000" w:themeColor="text1"/>
          <w:sz w:val="16"/>
          <w:szCs w:val="16"/>
        </w:rPr>
      </w:pPr>
    </w:p>
    <w:p w14:paraId="7192BB17" w14:textId="77777777" w:rsidR="00CC4632" w:rsidRPr="00D21B26" w:rsidRDefault="00CC4632" w:rsidP="00CC4632">
      <w:pPr>
        <w:spacing w:after="0" w:line="240" w:lineRule="auto"/>
        <w:jc w:val="both"/>
        <w:rPr>
          <w:rFonts w:ascii="Arial" w:hAnsi="Arial" w:cs="Arial"/>
          <w:b/>
          <w:bCs/>
          <w:color w:val="000000" w:themeColor="text1"/>
          <w:sz w:val="16"/>
          <w:szCs w:val="16"/>
        </w:rPr>
      </w:pPr>
      <w:r w:rsidRPr="00D21B26">
        <w:rPr>
          <w:rFonts w:ascii="Arial" w:hAnsi="Arial" w:cs="Arial"/>
          <w:b/>
          <w:bCs/>
          <w:color w:val="000000" w:themeColor="text1"/>
          <w:sz w:val="16"/>
          <w:szCs w:val="16"/>
        </w:rPr>
        <w:t xml:space="preserve">Janeth Tarazona. </w:t>
      </w:r>
    </w:p>
    <w:p w14:paraId="2520472F" w14:textId="77777777" w:rsidR="00CC4632" w:rsidRPr="00D21B26" w:rsidRDefault="00CC4632" w:rsidP="00CC4632">
      <w:pPr>
        <w:spacing w:after="0" w:line="240" w:lineRule="auto"/>
        <w:jc w:val="both"/>
        <w:rPr>
          <w:rFonts w:ascii="Arial" w:hAnsi="Arial" w:cs="Arial"/>
          <w:color w:val="000000" w:themeColor="text1"/>
          <w:sz w:val="16"/>
          <w:szCs w:val="16"/>
        </w:rPr>
      </w:pPr>
      <w:r w:rsidRPr="00D21B26">
        <w:rPr>
          <w:rFonts w:ascii="Arial" w:hAnsi="Arial" w:cs="Arial"/>
          <w:color w:val="000000" w:themeColor="text1"/>
          <w:sz w:val="16"/>
          <w:szCs w:val="16"/>
        </w:rPr>
        <w:t xml:space="preserve">Profesional Especializada de Gestión Jurídica </w:t>
      </w:r>
    </w:p>
    <w:p w14:paraId="3BA80EF9" w14:textId="48AB202C" w:rsidR="006F0837" w:rsidRPr="00BA3E2A" w:rsidRDefault="006F0837" w:rsidP="00CC4632">
      <w:pPr>
        <w:spacing w:after="0" w:line="240" w:lineRule="auto"/>
        <w:jc w:val="both"/>
        <w:rPr>
          <w:rFonts w:ascii="Arial" w:hAnsi="Arial" w:cs="Arial"/>
          <w:i/>
          <w:iCs/>
          <w:color w:val="000000" w:themeColor="text1"/>
          <w:sz w:val="24"/>
          <w:szCs w:val="24"/>
        </w:rPr>
      </w:pPr>
    </w:p>
    <w:sectPr w:rsidR="006F0837" w:rsidRPr="00BA3E2A" w:rsidSect="003B14ED">
      <w:headerReference w:type="default" r:id="rId11"/>
      <w:footerReference w:type="default" r:id="rId12"/>
      <w:footerReference w:type="first" r:id="rId13"/>
      <w:pgSz w:w="12240" w:h="15840" w:code="1"/>
      <w:pgMar w:top="2268" w:right="1701" w:bottom="1701"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78AC7" w14:textId="77777777" w:rsidR="000672D2" w:rsidRDefault="000672D2" w:rsidP="00E245CF">
      <w:pPr>
        <w:spacing w:after="0" w:line="240" w:lineRule="auto"/>
      </w:pPr>
      <w:r>
        <w:separator/>
      </w:r>
    </w:p>
  </w:endnote>
  <w:endnote w:type="continuationSeparator" w:id="0">
    <w:p w14:paraId="4149F3C1" w14:textId="77777777" w:rsidR="000672D2" w:rsidRDefault="000672D2" w:rsidP="00E24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Mono">
    <w:altName w:val="Courier New"/>
    <w:charset w:val="01"/>
    <w:family w:val="modern"/>
    <w:pitch w:val="fixed"/>
  </w:font>
  <w:font w:name="Pristina">
    <w:panose1 w:val="03060402040406080204"/>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8FB1B" w14:textId="77777777" w:rsidR="008F1FB6" w:rsidRPr="00395429" w:rsidRDefault="008F1FB6" w:rsidP="00395429">
    <w:pPr>
      <w:pStyle w:val="Sinespaciado"/>
      <w:jc w:val="right"/>
      <w:rPr>
        <w:rFonts w:ascii="Pristina" w:hAnsi="Pristina" w:cs="Arial"/>
        <w:noProof/>
        <w:color w:val="808080"/>
        <w:sz w:val="28"/>
        <w:lang w:val="es-E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C9480" w14:textId="77777777" w:rsidR="003D3BAA" w:rsidRPr="0051103B" w:rsidRDefault="0051103B" w:rsidP="0051103B">
    <w:pPr>
      <w:pStyle w:val="Sinespaciado"/>
      <w:jc w:val="right"/>
      <w:rPr>
        <w:rFonts w:ascii="Pristina" w:hAnsi="Pristina" w:cs="Arial"/>
        <w:noProof/>
        <w:color w:val="808080"/>
        <w:sz w:val="28"/>
        <w:lang w:val="es-ES"/>
      </w:rPr>
    </w:pPr>
    <w:r w:rsidRPr="006F56BF">
      <w:rPr>
        <w:rFonts w:ascii="Pristina" w:hAnsi="Pristina" w:cs="Arial"/>
        <w:noProof/>
        <w:color w:val="808080"/>
        <w:sz w:val="28"/>
      </w:rPr>
      <w:t>“</w:t>
    </w:r>
    <w:r w:rsidRPr="006F56BF">
      <w:rPr>
        <w:rFonts w:ascii="Pristina" w:hAnsi="Pristina" w:cs="Arial"/>
        <w:noProof/>
        <w:color w:val="808080"/>
        <w:sz w:val="28"/>
        <w:lang w:val="es-ES"/>
      </w:rPr>
      <w:t>Formamos profesionales de calidad para el desarrollo social y humano”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FEF3C" w14:textId="77777777" w:rsidR="000672D2" w:rsidRDefault="000672D2" w:rsidP="00E245CF">
      <w:pPr>
        <w:spacing w:after="0" w:line="240" w:lineRule="auto"/>
      </w:pPr>
      <w:r>
        <w:separator/>
      </w:r>
    </w:p>
  </w:footnote>
  <w:footnote w:type="continuationSeparator" w:id="0">
    <w:p w14:paraId="1B3A9408" w14:textId="77777777" w:rsidR="000672D2" w:rsidRDefault="000672D2" w:rsidP="00E245CF">
      <w:pPr>
        <w:spacing w:after="0" w:line="240" w:lineRule="auto"/>
      </w:pPr>
      <w:r>
        <w:continuationSeparator/>
      </w:r>
    </w:p>
  </w:footnote>
  <w:footnote w:id="1">
    <w:p w14:paraId="51CF7F2B" w14:textId="77777777" w:rsidR="003F6B42" w:rsidRPr="00561AE3" w:rsidRDefault="003F6B42" w:rsidP="003F6B42">
      <w:pPr>
        <w:pStyle w:val="Sinespaciado"/>
        <w:rPr>
          <w:rFonts w:ascii="Arial" w:hAnsi="Arial" w:cs="Arial"/>
          <w:sz w:val="16"/>
          <w:szCs w:val="16"/>
        </w:rPr>
      </w:pPr>
      <w:r w:rsidRPr="00561AE3">
        <w:rPr>
          <w:rStyle w:val="Refdenotaalpie"/>
          <w:rFonts w:ascii="Arial" w:hAnsi="Arial" w:cs="Arial"/>
          <w:sz w:val="16"/>
          <w:szCs w:val="16"/>
        </w:rPr>
        <w:footnoteRef/>
      </w:r>
      <w:r w:rsidRPr="00561AE3">
        <w:rPr>
          <w:rFonts w:ascii="Arial" w:hAnsi="Arial" w:cs="Arial"/>
          <w:sz w:val="16"/>
          <w:szCs w:val="16"/>
        </w:rPr>
        <w:t xml:space="preserve"> Manual de Frascati 2015.</w:t>
      </w:r>
    </w:p>
  </w:footnote>
  <w:footnote w:id="2">
    <w:p w14:paraId="204E7ECC" w14:textId="77777777" w:rsidR="003F6B42" w:rsidRPr="00561AE3" w:rsidRDefault="003F6B42" w:rsidP="003F6B42">
      <w:pPr>
        <w:pStyle w:val="Sinespaciado"/>
        <w:rPr>
          <w:rFonts w:ascii="Arial" w:hAnsi="Arial" w:cs="Arial"/>
          <w:sz w:val="16"/>
          <w:szCs w:val="16"/>
        </w:rPr>
      </w:pPr>
      <w:r w:rsidRPr="00561AE3">
        <w:rPr>
          <w:rStyle w:val="Refdenotaalpie"/>
          <w:rFonts w:ascii="Arial" w:hAnsi="Arial" w:cs="Arial"/>
          <w:sz w:val="16"/>
          <w:szCs w:val="16"/>
        </w:rPr>
        <w:footnoteRef/>
      </w:r>
      <w:r w:rsidRPr="00561AE3">
        <w:rPr>
          <w:rFonts w:ascii="Arial" w:hAnsi="Arial" w:cs="Arial"/>
          <w:sz w:val="16"/>
          <w:szCs w:val="16"/>
        </w:rPr>
        <w:t xml:space="preserve"> </w:t>
      </w:r>
      <w:proofErr w:type="spellStart"/>
      <w:r w:rsidRPr="00561AE3">
        <w:rPr>
          <w:rFonts w:ascii="Arial" w:hAnsi="Arial" w:cs="Arial"/>
          <w:sz w:val="16"/>
          <w:szCs w:val="16"/>
        </w:rPr>
        <w:t>Ibídem</w:t>
      </w:r>
      <w:proofErr w:type="spellEnd"/>
      <w:r w:rsidRPr="00561AE3">
        <w:rPr>
          <w:rFonts w:ascii="Arial" w:hAnsi="Arial" w:cs="Arial"/>
          <w:sz w:val="16"/>
          <w:szCs w:val="16"/>
        </w:rPr>
        <w:t>. Pág. 5</w:t>
      </w:r>
    </w:p>
  </w:footnote>
  <w:footnote w:id="3">
    <w:p w14:paraId="7E631A58" w14:textId="77777777" w:rsidR="003F6B42" w:rsidRPr="00561AE3" w:rsidRDefault="003F6B42" w:rsidP="003F6B42">
      <w:pPr>
        <w:pStyle w:val="Sinespaciado"/>
        <w:rPr>
          <w:rFonts w:ascii="Arial" w:hAnsi="Arial" w:cs="Arial"/>
          <w:sz w:val="16"/>
          <w:szCs w:val="16"/>
        </w:rPr>
      </w:pPr>
      <w:r w:rsidRPr="00561AE3">
        <w:rPr>
          <w:rStyle w:val="Refdenotaalpie"/>
          <w:rFonts w:ascii="Arial" w:hAnsi="Arial" w:cs="Arial"/>
          <w:sz w:val="16"/>
          <w:szCs w:val="16"/>
        </w:rPr>
        <w:footnoteRef/>
      </w:r>
      <w:r w:rsidRPr="00561AE3">
        <w:rPr>
          <w:rFonts w:ascii="Arial" w:hAnsi="Arial" w:cs="Arial"/>
          <w:sz w:val="16"/>
          <w:szCs w:val="16"/>
        </w:rPr>
        <w:t xml:space="preserve"> </w:t>
      </w:r>
      <w:proofErr w:type="spellStart"/>
      <w:r w:rsidRPr="00561AE3">
        <w:rPr>
          <w:rFonts w:ascii="Arial" w:hAnsi="Arial" w:cs="Arial"/>
          <w:sz w:val="16"/>
          <w:szCs w:val="16"/>
        </w:rPr>
        <w:t>Ibídem</w:t>
      </w:r>
      <w:proofErr w:type="spellEnd"/>
      <w:r w:rsidRPr="00561AE3">
        <w:rPr>
          <w:rFonts w:ascii="Arial" w:hAnsi="Arial" w:cs="Arial"/>
          <w:sz w:val="16"/>
          <w:szCs w:val="16"/>
        </w:rPr>
        <w:t>. Pág. 6</w:t>
      </w:r>
    </w:p>
  </w:footnote>
  <w:footnote w:id="4">
    <w:p w14:paraId="3AF691B0" w14:textId="77777777" w:rsidR="003F6B42" w:rsidRPr="00561AE3" w:rsidRDefault="003F6B42" w:rsidP="003F6B42">
      <w:pPr>
        <w:pStyle w:val="Sinespaciado"/>
        <w:rPr>
          <w:rFonts w:ascii="Arial" w:hAnsi="Arial" w:cs="Arial"/>
          <w:sz w:val="16"/>
          <w:szCs w:val="16"/>
        </w:rPr>
      </w:pPr>
      <w:r w:rsidRPr="00561AE3">
        <w:rPr>
          <w:rStyle w:val="Refdenotaalpie"/>
          <w:rFonts w:ascii="Arial" w:hAnsi="Arial" w:cs="Arial"/>
          <w:sz w:val="16"/>
          <w:szCs w:val="16"/>
        </w:rPr>
        <w:footnoteRef/>
      </w:r>
      <w:r w:rsidRPr="00561AE3">
        <w:rPr>
          <w:rFonts w:ascii="Arial" w:hAnsi="Arial" w:cs="Arial"/>
          <w:sz w:val="16"/>
          <w:szCs w:val="16"/>
        </w:rPr>
        <w:t xml:space="preserve"> </w:t>
      </w:r>
      <w:proofErr w:type="spellStart"/>
      <w:r w:rsidRPr="00561AE3">
        <w:rPr>
          <w:rFonts w:ascii="Arial" w:hAnsi="Arial" w:cs="Arial"/>
          <w:sz w:val="16"/>
          <w:szCs w:val="16"/>
        </w:rPr>
        <w:t>Ibídem</w:t>
      </w:r>
      <w:proofErr w:type="spellEnd"/>
      <w:r w:rsidRPr="00561AE3">
        <w:rPr>
          <w:rFonts w:ascii="Arial" w:hAnsi="Arial" w:cs="Arial"/>
          <w:sz w:val="16"/>
          <w:szCs w:val="16"/>
        </w:rPr>
        <w:t>. Pág. 6</w:t>
      </w:r>
    </w:p>
  </w:footnote>
  <w:footnote w:id="5">
    <w:p w14:paraId="203FE02F" w14:textId="77777777" w:rsidR="003F6B42" w:rsidRPr="00002D12" w:rsidRDefault="003F6B42" w:rsidP="003F6B42">
      <w:pPr>
        <w:pStyle w:val="Sinespaciado"/>
        <w:rPr>
          <w:rFonts w:ascii="Arial" w:hAnsi="Arial" w:cs="Arial"/>
          <w:sz w:val="20"/>
        </w:rPr>
      </w:pPr>
      <w:r w:rsidRPr="00561AE3">
        <w:rPr>
          <w:rStyle w:val="Refdenotaalpie"/>
          <w:rFonts w:ascii="Arial" w:hAnsi="Arial" w:cs="Arial"/>
          <w:sz w:val="16"/>
          <w:szCs w:val="16"/>
        </w:rPr>
        <w:footnoteRef/>
      </w:r>
      <w:r w:rsidRPr="00561AE3">
        <w:rPr>
          <w:rFonts w:ascii="Arial" w:hAnsi="Arial" w:cs="Arial"/>
          <w:sz w:val="16"/>
          <w:szCs w:val="16"/>
        </w:rPr>
        <w:t xml:space="preserve"> Manual de OSLO 2005</w:t>
      </w:r>
    </w:p>
  </w:footnote>
  <w:footnote w:id="6">
    <w:p w14:paraId="4D883D58" w14:textId="77777777" w:rsidR="003F6B42" w:rsidRPr="00561AE3" w:rsidRDefault="003F6B42" w:rsidP="003F6B42">
      <w:pPr>
        <w:pStyle w:val="Textonotapie"/>
        <w:rPr>
          <w:rFonts w:ascii="Arial" w:hAnsi="Arial" w:cs="Arial"/>
          <w:sz w:val="16"/>
          <w:szCs w:val="16"/>
        </w:rPr>
      </w:pPr>
      <w:r w:rsidRPr="00561AE3">
        <w:rPr>
          <w:rStyle w:val="Refdenotaalpie"/>
          <w:rFonts w:ascii="Arial" w:hAnsi="Arial" w:cs="Arial"/>
          <w:sz w:val="16"/>
          <w:szCs w:val="16"/>
        </w:rPr>
        <w:footnoteRef/>
      </w:r>
      <w:r w:rsidRPr="00561AE3">
        <w:rPr>
          <w:rFonts w:ascii="Arial" w:hAnsi="Arial" w:cs="Arial"/>
          <w:sz w:val="16"/>
          <w:szCs w:val="16"/>
        </w:rPr>
        <w:t xml:space="preserve"> </w:t>
      </w:r>
      <w:r w:rsidRPr="00771328">
        <w:rPr>
          <w:rFonts w:ascii="Arial" w:hAnsi="Arial" w:cs="Arial"/>
          <w:sz w:val="16"/>
          <w:szCs w:val="16"/>
        </w:rPr>
        <w:t xml:space="preserve">ANEXO 1. </w:t>
      </w:r>
      <w:r>
        <w:rPr>
          <w:rFonts w:ascii="Arial" w:hAnsi="Arial" w:cs="Arial"/>
          <w:sz w:val="16"/>
          <w:szCs w:val="16"/>
        </w:rPr>
        <w:t>C</w:t>
      </w:r>
      <w:r w:rsidRPr="00771328">
        <w:rPr>
          <w:rFonts w:ascii="Arial" w:hAnsi="Arial" w:cs="Arial"/>
          <w:sz w:val="16"/>
          <w:szCs w:val="16"/>
        </w:rPr>
        <w:t>onvocatoria nacional para el reconocimiento y medición de grupos de investigación, desarrollo tecnológico o de innovación y para el reconocimiento de investigadores del sistema nacional de ciencia, tecnología e innovación - 2024</w:t>
      </w:r>
      <w:r w:rsidRPr="00561AE3">
        <w:rPr>
          <w:rFonts w:ascii="Arial" w:hAnsi="Arial" w:cs="Arial"/>
          <w:sz w:val="16"/>
          <w:szCs w:val="16"/>
        </w:rPr>
        <w:t>.</w:t>
      </w:r>
    </w:p>
  </w:footnote>
  <w:footnote w:id="7">
    <w:p w14:paraId="7EA643BD" w14:textId="77777777" w:rsidR="003F6B42" w:rsidRDefault="003F6B42" w:rsidP="003F6B42">
      <w:pPr>
        <w:pStyle w:val="Textonotapie"/>
      </w:pPr>
      <w:r>
        <w:rPr>
          <w:rStyle w:val="Refdenotaalpie"/>
        </w:rPr>
        <w:footnoteRef/>
      </w:r>
      <w:r>
        <w:t xml:space="preserve"> </w:t>
      </w:r>
      <w:r w:rsidRPr="0075476C">
        <w:rPr>
          <w:rFonts w:ascii="Arial" w:hAnsi="Arial" w:cs="Arial"/>
          <w:sz w:val="16"/>
          <w:szCs w:val="16"/>
        </w:rPr>
        <w:t>Zambrano,2013; Agudelo, 2004.</w:t>
      </w:r>
    </w:p>
  </w:footnote>
  <w:footnote w:id="8">
    <w:p w14:paraId="67A30773" w14:textId="77777777" w:rsidR="00CC4632" w:rsidRPr="002F5A74" w:rsidRDefault="00CC4632" w:rsidP="00CC4632">
      <w:pPr>
        <w:pStyle w:val="Textonotapie"/>
        <w:rPr>
          <w:sz w:val="16"/>
          <w:szCs w:val="16"/>
        </w:rPr>
      </w:pPr>
      <w:r>
        <w:rPr>
          <w:rStyle w:val="Refdenotaalpie"/>
        </w:rPr>
        <w:footnoteRef/>
      </w:r>
      <w:r>
        <w:t xml:space="preserve"> </w:t>
      </w:r>
      <w:r w:rsidRPr="002F5A74">
        <w:rPr>
          <w:sz w:val="16"/>
          <w:szCs w:val="16"/>
        </w:rPr>
        <w:t xml:space="preserve">Lineamientos de política para la internacionalización de la educación superior. </w:t>
      </w:r>
      <w:proofErr w:type="spellStart"/>
      <w:r w:rsidRPr="002F5A74">
        <w:rPr>
          <w:sz w:val="16"/>
          <w:szCs w:val="16"/>
        </w:rPr>
        <w:t>MinEducación</w:t>
      </w:r>
      <w:proofErr w:type="spellEnd"/>
      <w:r w:rsidRPr="002F5A74">
        <w:rPr>
          <w:sz w:val="16"/>
          <w:szCs w:val="16"/>
        </w:rPr>
        <w:t xml:space="preserve">, 2024. </w:t>
      </w:r>
    </w:p>
  </w:footnote>
  <w:footnote w:id="9">
    <w:p w14:paraId="7461B5BE" w14:textId="77777777" w:rsidR="00CC4632" w:rsidRPr="00B85FF2" w:rsidRDefault="00CC4632" w:rsidP="00CC4632">
      <w:pPr>
        <w:pStyle w:val="Textonotapie"/>
        <w:rPr>
          <w:lang w:val="es-ES"/>
        </w:rPr>
      </w:pPr>
      <w:r>
        <w:rPr>
          <w:rStyle w:val="Refdenotaalpie"/>
        </w:rPr>
        <w:footnoteRef/>
      </w:r>
      <w:r>
        <w:t xml:space="preserve"> </w:t>
      </w:r>
      <w:r w:rsidRPr="00B21A60">
        <w:rPr>
          <w:sz w:val="16"/>
          <w:szCs w:val="16"/>
        </w:rPr>
        <w:t xml:space="preserve">Documento de Política Nacional de Ciencia, Tecnología e Innovación </w:t>
      </w:r>
      <w:proofErr w:type="spellStart"/>
      <w:r w:rsidRPr="00B21A60">
        <w:rPr>
          <w:sz w:val="16"/>
          <w:szCs w:val="16"/>
        </w:rPr>
        <w:t>N°</w:t>
      </w:r>
      <w:proofErr w:type="spellEnd"/>
      <w:r w:rsidRPr="00B21A60">
        <w:rPr>
          <w:sz w:val="16"/>
          <w:szCs w:val="16"/>
        </w:rPr>
        <w:t xml:space="preserve"> 1602: Actores del Sistema Nacional de Ciencia, Tecnología e Innovación. COLCIENCIAS, 2016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42" w:type="pct"/>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53"/>
      <w:gridCol w:w="4691"/>
      <w:gridCol w:w="2058"/>
    </w:tblGrid>
    <w:tr w:rsidR="00C572E6" w:rsidRPr="00C572E6" w14:paraId="6CBBE70B" w14:textId="77777777" w:rsidTr="00674199">
      <w:trPr>
        <w:trHeight w:val="397"/>
      </w:trPr>
      <w:tc>
        <w:tcPr>
          <w:tcW w:w="2176" w:type="dxa"/>
          <w:vMerge w:val="restart"/>
          <w:vAlign w:val="center"/>
        </w:tcPr>
        <w:p w14:paraId="52FA544F" w14:textId="1520F6EF" w:rsidR="00C572E6" w:rsidRPr="00B646FA" w:rsidRDefault="00674199" w:rsidP="00C572E6">
          <w:pPr>
            <w:pStyle w:val="Encabezado"/>
            <w:jc w:val="center"/>
            <w:rPr>
              <w:rFonts w:ascii="Arial" w:eastAsia="Calibri" w:hAnsi="Arial" w:cs="Arial"/>
            </w:rPr>
          </w:pPr>
          <w:r w:rsidRPr="00FF27E6">
            <w:rPr>
              <w:noProof/>
            </w:rPr>
            <w:drawing>
              <wp:inline distT="0" distB="0" distL="0" distR="0" wp14:anchorId="165BC539" wp14:editId="0FA05671">
                <wp:extent cx="819150" cy="1000125"/>
                <wp:effectExtent l="0" t="0" r="0" b="0"/>
                <wp:docPr id="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1000125"/>
                        </a:xfrm>
                        <a:prstGeom prst="rect">
                          <a:avLst/>
                        </a:prstGeom>
                        <a:noFill/>
                        <a:ln>
                          <a:noFill/>
                        </a:ln>
                      </pic:spPr>
                    </pic:pic>
                  </a:graphicData>
                </a:graphic>
              </wp:inline>
            </w:drawing>
          </w:r>
        </w:p>
      </w:tc>
      <w:tc>
        <w:tcPr>
          <w:tcW w:w="4797" w:type="dxa"/>
          <w:vMerge w:val="restart"/>
          <w:vAlign w:val="center"/>
        </w:tcPr>
        <w:p w14:paraId="68813FA0" w14:textId="77777777" w:rsidR="00C572E6" w:rsidRPr="00B646FA" w:rsidRDefault="00C572E6" w:rsidP="00C572E6">
          <w:pPr>
            <w:pStyle w:val="Encabezado"/>
            <w:jc w:val="center"/>
            <w:rPr>
              <w:rFonts w:ascii="Arial" w:eastAsia="Calibri" w:hAnsi="Arial" w:cs="Arial"/>
              <w:b/>
            </w:rPr>
          </w:pPr>
          <w:r>
            <w:rPr>
              <w:rFonts w:ascii="Arial" w:eastAsia="Calibri" w:hAnsi="Arial" w:cs="Arial"/>
              <w:b/>
            </w:rPr>
            <w:t>ACUERDO</w:t>
          </w:r>
        </w:p>
      </w:tc>
      <w:tc>
        <w:tcPr>
          <w:tcW w:w="2081" w:type="dxa"/>
          <w:vAlign w:val="center"/>
        </w:tcPr>
        <w:p w14:paraId="4172D0AA" w14:textId="77777777" w:rsidR="00C572E6" w:rsidRPr="00B646FA" w:rsidRDefault="00C572E6" w:rsidP="00C572E6">
          <w:pPr>
            <w:pStyle w:val="Encabezado"/>
            <w:jc w:val="both"/>
            <w:rPr>
              <w:rFonts w:ascii="Arial" w:eastAsia="Calibri" w:hAnsi="Arial" w:cs="Arial"/>
            </w:rPr>
          </w:pPr>
          <w:r w:rsidRPr="00B646FA">
            <w:rPr>
              <w:rFonts w:ascii="Arial" w:eastAsia="Calibri" w:hAnsi="Arial" w:cs="Arial"/>
            </w:rPr>
            <w:t>Código:</w:t>
          </w:r>
          <w:r w:rsidRPr="00C572E6">
            <w:rPr>
              <w:rFonts w:ascii="Arial" w:hAnsi="Arial" w:cs="Arial"/>
            </w:rPr>
            <w:t xml:space="preserve"> F-GJR-0</w:t>
          </w:r>
          <w:r w:rsidR="00EE2779">
            <w:rPr>
              <w:rFonts w:ascii="Arial" w:hAnsi="Arial" w:cs="Arial"/>
            </w:rPr>
            <w:t>4</w:t>
          </w:r>
        </w:p>
      </w:tc>
    </w:tr>
    <w:tr w:rsidR="00C572E6" w:rsidRPr="00C572E6" w14:paraId="46D54074" w14:textId="77777777" w:rsidTr="00674199">
      <w:tblPrEx>
        <w:tblCellMar>
          <w:left w:w="108" w:type="dxa"/>
          <w:right w:w="108" w:type="dxa"/>
        </w:tblCellMar>
      </w:tblPrEx>
      <w:trPr>
        <w:trHeight w:val="397"/>
      </w:trPr>
      <w:tc>
        <w:tcPr>
          <w:tcW w:w="2176" w:type="dxa"/>
          <w:vMerge/>
          <w:vAlign w:val="center"/>
        </w:tcPr>
        <w:p w14:paraId="7F9B704D" w14:textId="77777777" w:rsidR="00C572E6" w:rsidRPr="00B646FA" w:rsidRDefault="00C572E6" w:rsidP="00C572E6">
          <w:pPr>
            <w:pStyle w:val="Encabezado"/>
            <w:jc w:val="center"/>
            <w:rPr>
              <w:rFonts w:ascii="Arial" w:eastAsia="Calibri" w:hAnsi="Arial" w:cs="Arial"/>
            </w:rPr>
          </w:pPr>
        </w:p>
      </w:tc>
      <w:tc>
        <w:tcPr>
          <w:tcW w:w="4797" w:type="dxa"/>
          <w:vMerge/>
          <w:vAlign w:val="center"/>
        </w:tcPr>
        <w:p w14:paraId="09303BFA" w14:textId="77777777" w:rsidR="00C572E6" w:rsidRPr="00B646FA" w:rsidRDefault="00C572E6" w:rsidP="00C572E6">
          <w:pPr>
            <w:pStyle w:val="Encabezado"/>
            <w:jc w:val="center"/>
            <w:rPr>
              <w:rFonts w:ascii="Arial" w:eastAsia="Calibri" w:hAnsi="Arial" w:cs="Arial"/>
              <w:b/>
            </w:rPr>
          </w:pPr>
        </w:p>
      </w:tc>
      <w:tc>
        <w:tcPr>
          <w:tcW w:w="2081" w:type="dxa"/>
          <w:vAlign w:val="center"/>
        </w:tcPr>
        <w:p w14:paraId="1A799EFE" w14:textId="5310E507" w:rsidR="00C572E6" w:rsidRPr="00B646FA" w:rsidRDefault="00C572E6" w:rsidP="00C572E6">
          <w:pPr>
            <w:pStyle w:val="Encabezado"/>
            <w:jc w:val="both"/>
            <w:rPr>
              <w:rFonts w:ascii="Arial" w:eastAsia="Calibri" w:hAnsi="Arial" w:cs="Arial"/>
            </w:rPr>
          </w:pPr>
          <w:r w:rsidRPr="00B646FA">
            <w:rPr>
              <w:rFonts w:ascii="Arial" w:eastAsia="Calibri" w:hAnsi="Arial" w:cs="Arial"/>
            </w:rPr>
            <w:t>Versión:</w:t>
          </w:r>
          <w:r w:rsidRPr="00C572E6">
            <w:rPr>
              <w:rFonts w:ascii="Arial" w:hAnsi="Arial" w:cs="Arial"/>
            </w:rPr>
            <w:t xml:space="preserve"> 0</w:t>
          </w:r>
          <w:r w:rsidR="00674199">
            <w:rPr>
              <w:rFonts w:ascii="Arial" w:hAnsi="Arial" w:cs="Arial"/>
            </w:rPr>
            <w:t>2</w:t>
          </w:r>
        </w:p>
      </w:tc>
    </w:tr>
    <w:tr w:rsidR="00C572E6" w:rsidRPr="00C572E6" w14:paraId="28868D41" w14:textId="77777777" w:rsidTr="00674199">
      <w:tblPrEx>
        <w:tblCellMar>
          <w:left w:w="108" w:type="dxa"/>
          <w:right w:w="108" w:type="dxa"/>
        </w:tblCellMar>
      </w:tblPrEx>
      <w:trPr>
        <w:trHeight w:val="397"/>
      </w:trPr>
      <w:tc>
        <w:tcPr>
          <w:tcW w:w="2176" w:type="dxa"/>
          <w:vMerge/>
          <w:vAlign w:val="center"/>
        </w:tcPr>
        <w:p w14:paraId="7E16753C" w14:textId="77777777" w:rsidR="00C572E6" w:rsidRPr="00B646FA" w:rsidRDefault="00C572E6" w:rsidP="00C572E6">
          <w:pPr>
            <w:pStyle w:val="Encabezado"/>
            <w:jc w:val="center"/>
            <w:rPr>
              <w:rFonts w:ascii="Arial" w:eastAsia="Calibri" w:hAnsi="Arial" w:cs="Arial"/>
            </w:rPr>
          </w:pPr>
        </w:p>
      </w:tc>
      <w:tc>
        <w:tcPr>
          <w:tcW w:w="4797" w:type="dxa"/>
          <w:vMerge w:val="restart"/>
          <w:vAlign w:val="center"/>
        </w:tcPr>
        <w:p w14:paraId="3E9C697F" w14:textId="77777777" w:rsidR="00C572E6" w:rsidRPr="00B646FA" w:rsidRDefault="00C572E6" w:rsidP="00C572E6">
          <w:pPr>
            <w:pStyle w:val="Encabezado"/>
            <w:jc w:val="center"/>
            <w:rPr>
              <w:rFonts w:ascii="Arial" w:eastAsia="Calibri" w:hAnsi="Arial" w:cs="Arial"/>
              <w:b/>
            </w:rPr>
          </w:pPr>
          <w:r>
            <w:rPr>
              <w:rFonts w:ascii="Arial" w:eastAsia="Calibri" w:hAnsi="Arial" w:cs="Arial"/>
              <w:b/>
            </w:rPr>
            <w:t>FORMATO</w:t>
          </w:r>
          <w:r w:rsidRPr="00B646FA">
            <w:rPr>
              <w:rFonts w:ascii="Arial" w:eastAsia="Calibri" w:hAnsi="Arial" w:cs="Arial"/>
              <w:b/>
            </w:rPr>
            <w:t xml:space="preserve"> </w:t>
          </w:r>
        </w:p>
      </w:tc>
      <w:tc>
        <w:tcPr>
          <w:tcW w:w="2081" w:type="dxa"/>
          <w:vAlign w:val="center"/>
        </w:tcPr>
        <w:p w14:paraId="1187F9CB" w14:textId="0E214A32" w:rsidR="00C572E6" w:rsidRPr="00B646FA" w:rsidRDefault="00C572E6" w:rsidP="00C572E6">
          <w:pPr>
            <w:pStyle w:val="Encabezado"/>
            <w:jc w:val="both"/>
            <w:rPr>
              <w:rFonts w:ascii="Arial" w:eastAsia="Calibri" w:hAnsi="Arial" w:cs="Arial"/>
            </w:rPr>
          </w:pPr>
          <w:r w:rsidRPr="00B646FA">
            <w:rPr>
              <w:rFonts w:ascii="Arial" w:eastAsia="Calibri" w:hAnsi="Arial" w:cs="Arial"/>
            </w:rPr>
            <w:t>Fecha:</w:t>
          </w:r>
          <w:r w:rsidRPr="00C572E6">
            <w:rPr>
              <w:rFonts w:ascii="Arial" w:hAnsi="Arial" w:cs="Arial"/>
            </w:rPr>
            <w:t xml:space="preserve"> </w:t>
          </w:r>
          <w:r w:rsidR="00674199">
            <w:rPr>
              <w:rFonts w:ascii="Arial" w:hAnsi="Arial" w:cs="Arial"/>
            </w:rPr>
            <w:t>01/08/2024</w:t>
          </w:r>
        </w:p>
      </w:tc>
    </w:tr>
    <w:tr w:rsidR="00C572E6" w:rsidRPr="00C572E6" w14:paraId="6F0802EA" w14:textId="77777777" w:rsidTr="00674199">
      <w:tblPrEx>
        <w:tblCellMar>
          <w:left w:w="108" w:type="dxa"/>
          <w:right w:w="108" w:type="dxa"/>
        </w:tblCellMar>
      </w:tblPrEx>
      <w:trPr>
        <w:trHeight w:val="397"/>
      </w:trPr>
      <w:tc>
        <w:tcPr>
          <w:tcW w:w="2176" w:type="dxa"/>
          <w:vMerge/>
          <w:vAlign w:val="center"/>
        </w:tcPr>
        <w:p w14:paraId="4CE5CC68" w14:textId="77777777" w:rsidR="00C572E6" w:rsidRPr="00B646FA" w:rsidRDefault="00C572E6" w:rsidP="00C572E6">
          <w:pPr>
            <w:pStyle w:val="Encabezado"/>
            <w:jc w:val="center"/>
            <w:rPr>
              <w:rFonts w:ascii="Arial" w:eastAsia="Calibri" w:hAnsi="Arial" w:cs="Arial"/>
            </w:rPr>
          </w:pPr>
        </w:p>
      </w:tc>
      <w:tc>
        <w:tcPr>
          <w:tcW w:w="4797" w:type="dxa"/>
          <w:vMerge/>
          <w:vAlign w:val="center"/>
        </w:tcPr>
        <w:p w14:paraId="26DF8ACC" w14:textId="77777777" w:rsidR="00C572E6" w:rsidRPr="00B646FA" w:rsidRDefault="00C572E6" w:rsidP="00C572E6">
          <w:pPr>
            <w:pStyle w:val="Encabezado"/>
            <w:jc w:val="center"/>
            <w:rPr>
              <w:rFonts w:ascii="Arial" w:eastAsia="Calibri" w:hAnsi="Arial" w:cs="Arial"/>
            </w:rPr>
          </w:pPr>
        </w:p>
      </w:tc>
      <w:tc>
        <w:tcPr>
          <w:tcW w:w="2081" w:type="dxa"/>
          <w:vAlign w:val="center"/>
        </w:tcPr>
        <w:p w14:paraId="68DC85DB" w14:textId="77777777" w:rsidR="00C572E6" w:rsidRPr="00B646FA" w:rsidRDefault="00C572E6" w:rsidP="00C572E6">
          <w:pPr>
            <w:pStyle w:val="Encabezado"/>
            <w:jc w:val="both"/>
            <w:rPr>
              <w:rFonts w:ascii="Arial" w:eastAsia="Calibri" w:hAnsi="Arial" w:cs="Arial"/>
            </w:rPr>
          </w:pPr>
          <w:r w:rsidRPr="00B646FA">
            <w:rPr>
              <w:rFonts w:ascii="Arial" w:eastAsia="Calibri" w:hAnsi="Arial" w:cs="Arial"/>
            </w:rPr>
            <w:t>Página</w:t>
          </w:r>
          <w:r w:rsidRPr="00C572E6">
            <w:rPr>
              <w:rFonts w:ascii="Arial" w:hAnsi="Arial" w:cs="Arial"/>
            </w:rPr>
            <w:t>:</w:t>
          </w:r>
          <w:r w:rsidRPr="00B646FA">
            <w:rPr>
              <w:rFonts w:ascii="Arial" w:eastAsia="Calibri" w:hAnsi="Arial" w:cs="Arial"/>
            </w:rPr>
            <w:t xml:space="preserve"> </w:t>
          </w:r>
          <w:r w:rsidRPr="00B646FA">
            <w:rPr>
              <w:rFonts w:ascii="Arial" w:eastAsia="Calibri" w:hAnsi="Arial" w:cs="Arial"/>
            </w:rPr>
            <w:fldChar w:fldCharType="begin"/>
          </w:r>
          <w:r w:rsidRPr="00B646FA">
            <w:rPr>
              <w:rFonts w:ascii="Arial" w:eastAsia="Calibri" w:hAnsi="Arial" w:cs="Arial"/>
            </w:rPr>
            <w:instrText xml:space="preserve"> PAGE </w:instrText>
          </w:r>
          <w:r w:rsidRPr="00B646FA">
            <w:rPr>
              <w:rFonts w:ascii="Arial" w:eastAsia="Calibri" w:hAnsi="Arial" w:cs="Arial"/>
            </w:rPr>
            <w:fldChar w:fldCharType="separate"/>
          </w:r>
          <w:r w:rsidRPr="00B646FA">
            <w:rPr>
              <w:rFonts w:ascii="Arial" w:eastAsia="Calibri" w:hAnsi="Arial" w:cs="Arial"/>
              <w:noProof/>
            </w:rPr>
            <w:t>6</w:t>
          </w:r>
          <w:r w:rsidRPr="00B646FA">
            <w:rPr>
              <w:rFonts w:ascii="Arial" w:eastAsia="Calibri" w:hAnsi="Arial" w:cs="Arial"/>
            </w:rPr>
            <w:fldChar w:fldCharType="end"/>
          </w:r>
          <w:r w:rsidRPr="00B646FA">
            <w:rPr>
              <w:rFonts w:ascii="Arial" w:eastAsia="Calibri" w:hAnsi="Arial" w:cs="Arial"/>
            </w:rPr>
            <w:t xml:space="preserve"> de </w:t>
          </w:r>
          <w:r w:rsidRPr="00B646FA">
            <w:rPr>
              <w:rFonts w:ascii="Arial" w:eastAsia="Calibri" w:hAnsi="Arial" w:cs="Arial"/>
            </w:rPr>
            <w:fldChar w:fldCharType="begin"/>
          </w:r>
          <w:r w:rsidRPr="00B646FA">
            <w:rPr>
              <w:rFonts w:ascii="Arial" w:eastAsia="Calibri" w:hAnsi="Arial" w:cs="Arial"/>
            </w:rPr>
            <w:instrText xml:space="preserve"> NUMPAGES  </w:instrText>
          </w:r>
          <w:r w:rsidRPr="00B646FA">
            <w:rPr>
              <w:rFonts w:ascii="Arial" w:eastAsia="Calibri" w:hAnsi="Arial" w:cs="Arial"/>
            </w:rPr>
            <w:fldChar w:fldCharType="separate"/>
          </w:r>
          <w:r w:rsidRPr="00B646FA">
            <w:rPr>
              <w:rFonts w:ascii="Arial" w:eastAsia="Calibri" w:hAnsi="Arial" w:cs="Arial"/>
              <w:noProof/>
            </w:rPr>
            <w:t>6</w:t>
          </w:r>
          <w:r w:rsidRPr="00B646FA">
            <w:rPr>
              <w:rFonts w:ascii="Arial" w:eastAsia="Calibri" w:hAnsi="Arial" w:cs="Arial"/>
            </w:rPr>
            <w:fldChar w:fldCharType="end"/>
          </w:r>
        </w:p>
      </w:tc>
    </w:tr>
  </w:tbl>
  <w:p w14:paraId="2164BB7A" w14:textId="77777777" w:rsidR="00C572E6" w:rsidRPr="00674199" w:rsidRDefault="00C572E6" w:rsidP="00674199">
    <w:pPr>
      <w:pStyle w:val="Encabezado"/>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A01"/>
    <w:multiLevelType w:val="hybridMultilevel"/>
    <w:tmpl w:val="F64C535E"/>
    <w:lvl w:ilvl="0" w:tplc="24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D12C86"/>
    <w:multiLevelType w:val="multilevel"/>
    <w:tmpl w:val="33E2D61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left"/>
      <w:pPr>
        <w:ind w:left="2520" w:hanging="72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D6768"/>
    <w:multiLevelType w:val="hybridMultilevel"/>
    <w:tmpl w:val="02F865A6"/>
    <w:lvl w:ilvl="0" w:tplc="240A0017">
      <w:start w:val="1"/>
      <w:numFmt w:val="lowerLetter"/>
      <w:lvlText w:val="%1)"/>
      <w:lvlJc w:val="left"/>
      <w:pPr>
        <w:ind w:left="720" w:hanging="360"/>
      </w:pPr>
    </w:lvl>
    <w:lvl w:ilvl="1" w:tplc="240A0013">
      <w:start w:val="1"/>
      <w:numFmt w:val="upperRoman"/>
      <w:lvlText w:val="%2."/>
      <w:lvlJc w:val="righ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30F7639"/>
    <w:multiLevelType w:val="multilevel"/>
    <w:tmpl w:val="5B9C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A4333"/>
    <w:multiLevelType w:val="multilevel"/>
    <w:tmpl w:val="734A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4295B"/>
    <w:multiLevelType w:val="multilevel"/>
    <w:tmpl w:val="6A4C7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0E5DE8"/>
    <w:multiLevelType w:val="multilevel"/>
    <w:tmpl w:val="C310F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326258"/>
    <w:multiLevelType w:val="hybridMultilevel"/>
    <w:tmpl w:val="18F86B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A435A77"/>
    <w:multiLevelType w:val="hybridMultilevel"/>
    <w:tmpl w:val="A87E691E"/>
    <w:lvl w:ilvl="0" w:tplc="240A0017">
      <w:start w:val="1"/>
      <w:numFmt w:val="lowerLetter"/>
      <w:lvlText w:val="%1)"/>
      <w:lvlJc w:val="left"/>
      <w:pPr>
        <w:ind w:left="718" w:hanging="360"/>
      </w:pPr>
    </w:lvl>
    <w:lvl w:ilvl="1" w:tplc="240A0019" w:tentative="1">
      <w:start w:val="1"/>
      <w:numFmt w:val="lowerLetter"/>
      <w:lvlText w:val="%2."/>
      <w:lvlJc w:val="left"/>
      <w:pPr>
        <w:ind w:left="1438" w:hanging="360"/>
      </w:pPr>
    </w:lvl>
    <w:lvl w:ilvl="2" w:tplc="240A001B" w:tentative="1">
      <w:start w:val="1"/>
      <w:numFmt w:val="lowerRoman"/>
      <w:lvlText w:val="%3."/>
      <w:lvlJc w:val="right"/>
      <w:pPr>
        <w:ind w:left="2158" w:hanging="180"/>
      </w:pPr>
    </w:lvl>
    <w:lvl w:ilvl="3" w:tplc="240A000F" w:tentative="1">
      <w:start w:val="1"/>
      <w:numFmt w:val="decimal"/>
      <w:lvlText w:val="%4."/>
      <w:lvlJc w:val="left"/>
      <w:pPr>
        <w:ind w:left="2878" w:hanging="360"/>
      </w:pPr>
    </w:lvl>
    <w:lvl w:ilvl="4" w:tplc="240A0019" w:tentative="1">
      <w:start w:val="1"/>
      <w:numFmt w:val="lowerLetter"/>
      <w:lvlText w:val="%5."/>
      <w:lvlJc w:val="left"/>
      <w:pPr>
        <w:ind w:left="3598" w:hanging="360"/>
      </w:pPr>
    </w:lvl>
    <w:lvl w:ilvl="5" w:tplc="240A001B" w:tentative="1">
      <w:start w:val="1"/>
      <w:numFmt w:val="lowerRoman"/>
      <w:lvlText w:val="%6."/>
      <w:lvlJc w:val="right"/>
      <w:pPr>
        <w:ind w:left="4318" w:hanging="180"/>
      </w:pPr>
    </w:lvl>
    <w:lvl w:ilvl="6" w:tplc="240A000F" w:tentative="1">
      <w:start w:val="1"/>
      <w:numFmt w:val="decimal"/>
      <w:lvlText w:val="%7."/>
      <w:lvlJc w:val="left"/>
      <w:pPr>
        <w:ind w:left="5038" w:hanging="360"/>
      </w:pPr>
    </w:lvl>
    <w:lvl w:ilvl="7" w:tplc="240A0019" w:tentative="1">
      <w:start w:val="1"/>
      <w:numFmt w:val="lowerLetter"/>
      <w:lvlText w:val="%8."/>
      <w:lvlJc w:val="left"/>
      <w:pPr>
        <w:ind w:left="5758" w:hanging="360"/>
      </w:pPr>
    </w:lvl>
    <w:lvl w:ilvl="8" w:tplc="240A001B" w:tentative="1">
      <w:start w:val="1"/>
      <w:numFmt w:val="lowerRoman"/>
      <w:lvlText w:val="%9."/>
      <w:lvlJc w:val="right"/>
      <w:pPr>
        <w:ind w:left="6478" w:hanging="180"/>
      </w:pPr>
    </w:lvl>
  </w:abstractNum>
  <w:abstractNum w:abstractNumId="9" w15:restartNumberingAfterBreak="0">
    <w:nsid w:val="0AAB6A51"/>
    <w:multiLevelType w:val="multilevel"/>
    <w:tmpl w:val="D56C0734"/>
    <w:lvl w:ilvl="0">
      <w:start w:val="1"/>
      <w:numFmt w:val="decimal"/>
      <w:lvlText w:val="%1."/>
      <w:lvlJc w:val="left"/>
      <w:pPr>
        <w:tabs>
          <w:tab w:val="num" w:pos="1080"/>
        </w:tabs>
        <w:ind w:left="1080" w:hanging="360"/>
      </w:pPr>
    </w:lvl>
    <w:lvl w:ilvl="1">
      <w:start w:val="1"/>
      <w:numFmt w:val="lowerRoman"/>
      <w:lvlText w:val="%2."/>
      <w:lvlJc w:val="right"/>
      <w:pPr>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0B65480E"/>
    <w:multiLevelType w:val="hybridMultilevel"/>
    <w:tmpl w:val="493E549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0BA02082"/>
    <w:multiLevelType w:val="multilevel"/>
    <w:tmpl w:val="B81C8E6C"/>
    <w:lvl w:ilvl="0">
      <w:start w:val="1"/>
      <w:numFmt w:val="bullet"/>
      <w:lvlText w:val=""/>
      <w:lvlJc w:val="left"/>
      <w:pPr>
        <w:tabs>
          <w:tab w:val="num" w:pos="1068"/>
        </w:tabs>
        <w:ind w:left="1068" w:hanging="360"/>
      </w:pPr>
      <w:rPr>
        <w:rFonts w:ascii="Symbol" w:hAnsi="Symbol" w:hint="default"/>
        <w:sz w:val="20"/>
      </w:rPr>
    </w:lvl>
    <w:lvl w:ilvl="1">
      <w:start w:val="1"/>
      <w:numFmt w:val="lowerLetter"/>
      <w:lvlText w:val="%2)"/>
      <w:lvlJc w:val="left"/>
      <w:pPr>
        <w:ind w:left="1353" w:hanging="360"/>
      </w:p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12545A3F"/>
    <w:multiLevelType w:val="multilevel"/>
    <w:tmpl w:val="E230056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13153D16"/>
    <w:multiLevelType w:val="hybridMultilevel"/>
    <w:tmpl w:val="74545B20"/>
    <w:lvl w:ilvl="0" w:tplc="240A001B">
      <w:start w:val="1"/>
      <w:numFmt w:val="lowerRoman"/>
      <w:lvlText w:val="%1."/>
      <w:lvlJc w:val="righ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4" w15:restartNumberingAfterBreak="0">
    <w:nsid w:val="162D6767"/>
    <w:multiLevelType w:val="hybridMultilevel"/>
    <w:tmpl w:val="0C1E4D8E"/>
    <w:lvl w:ilvl="0" w:tplc="240A0013">
      <w:start w:val="1"/>
      <w:numFmt w:val="upp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16A14924"/>
    <w:multiLevelType w:val="multilevel"/>
    <w:tmpl w:val="DCAC40EE"/>
    <w:lvl w:ilvl="0">
      <w:start w:val="1"/>
      <w:numFmt w:val="lowerRoman"/>
      <w:lvlText w:val="%1."/>
      <w:lvlJc w:val="right"/>
      <w:pPr>
        <w:tabs>
          <w:tab w:val="num" w:pos="1776"/>
        </w:tabs>
        <w:ind w:left="1776" w:hanging="360"/>
      </w:pPr>
      <w:rPr>
        <w:rFonts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6" w15:restartNumberingAfterBreak="0">
    <w:nsid w:val="18937CA6"/>
    <w:multiLevelType w:val="hybridMultilevel"/>
    <w:tmpl w:val="7878F1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98B14C8"/>
    <w:multiLevelType w:val="hybridMultilevel"/>
    <w:tmpl w:val="446EB224"/>
    <w:lvl w:ilvl="0" w:tplc="240A0013">
      <w:start w:val="1"/>
      <w:numFmt w:val="upperRoman"/>
      <w:lvlText w:val="%1."/>
      <w:lvlJc w:val="right"/>
      <w:pPr>
        <w:ind w:left="1440" w:hanging="360"/>
      </w:pPr>
      <w:rPr>
        <w:rFonts w:hint="default"/>
      </w:rPr>
    </w:lvl>
    <w:lvl w:ilvl="1" w:tplc="AAF40206">
      <w:start w:val="1"/>
      <w:numFmt w:val="lowerLetter"/>
      <w:lvlText w:val="%2)"/>
      <w:lvlJc w:val="left"/>
      <w:pPr>
        <w:ind w:left="2505" w:hanging="705"/>
      </w:pPr>
      <w:rPr>
        <w:rFont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19963743"/>
    <w:multiLevelType w:val="multilevel"/>
    <w:tmpl w:val="93E8B9C4"/>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94691D"/>
    <w:multiLevelType w:val="multilevel"/>
    <w:tmpl w:val="7D82565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4662EC"/>
    <w:multiLevelType w:val="hybridMultilevel"/>
    <w:tmpl w:val="E8CEA4AC"/>
    <w:lvl w:ilvl="0" w:tplc="6652EFD2">
      <w:numFmt w:val="bullet"/>
      <w:lvlText w:val="•"/>
      <w:lvlJc w:val="left"/>
      <w:pPr>
        <w:ind w:left="703" w:hanging="705"/>
      </w:pPr>
      <w:rPr>
        <w:rFonts w:ascii="Arial" w:eastAsia="Times New Roman" w:hAnsi="Arial" w:cs="Arial" w:hint="default"/>
      </w:rPr>
    </w:lvl>
    <w:lvl w:ilvl="1" w:tplc="240A0003" w:tentative="1">
      <w:start w:val="1"/>
      <w:numFmt w:val="bullet"/>
      <w:lvlText w:val="o"/>
      <w:lvlJc w:val="left"/>
      <w:pPr>
        <w:ind w:left="1078" w:hanging="360"/>
      </w:pPr>
      <w:rPr>
        <w:rFonts w:ascii="Courier New" w:hAnsi="Courier New" w:cs="Courier New" w:hint="default"/>
      </w:rPr>
    </w:lvl>
    <w:lvl w:ilvl="2" w:tplc="240A0005" w:tentative="1">
      <w:start w:val="1"/>
      <w:numFmt w:val="bullet"/>
      <w:lvlText w:val=""/>
      <w:lvlJc w:val="left"/>
      <w:pPr>
        <w:ind w:left="1798" w:hanging="360"/>
      </w:pPr>
      <w:rPr>
        <w:rFonts w:ascii="Wingdings" w:hAnsi="Wingdings" w:hint="default"/>
      </w:rPr>
    </w:lvl>
    <w:lvl w:ilvl="3" w:tplc="240A0001" w:tentative="1">
      <w:start w:val="1"/>
      <w:numFmt w:val="bullet"/>
      <w:lvlText w:val=""/>
      <w:lvlJc w:val="left"/>
      <w:pPr>
        <w:ind w:left="2518" w:hanging="360"/>
      </w:pPr>
      <w:rPr>
        <w:rFonts w:ascii="Symbol" w:hAnsi="Symbol" w:hint="default"/>
      </w:rPr>
    </w:lvl>
    <w:lvl w:ilvl="4" w:tplc="240A0003" w:tentative="1">
      <w:start w:val="1"/>
      <w:numFmt w:val="bullet"/>
      <w:lvlText w:val="o"/>
      <w:lvlJc w:val="left"/>
      <w:pPr>
        <w:ind w:left="3238" w:hanging="360"/>
      </w:pPr>
      <w:rPr>
        <w:rFonts w:ascii="Courier New" w:hAnsi="Courier New" w:cs="Courier New" w:hint="default"/>
      </w:rPr>
    </w:lvl>
    <w:lvl w:ilvl="5" w:tplc="240A0005" w:tentative="1">
      <w:start w:val="1"/>
      <w:numFmt w:val="bullet"/>
      <w:lvlText w:val=""/>
      <w:lvlJc w:val="left"/>
      <w:pPr>
        <w:ind w:left="3958" w:hanging="360"/>
      </w:pPr>
      <w:rPr>
        <w:rFonts w:ascii="Wingdings" w:hAnsi="Wingdings" w:hint="default"/>
      </w:rPr>
    </w:lvl>
    <w:lvl w:ilvl="6" w:tplc="240A0001" w:tentative="1">
      <w:start w:val="1"/>
      <w:numFmt w:val="bullet"/>
      <w:lvlText w:val=""/>
      <w:lvlJc w:val="left"/>
      <w:pPr>
        <w:ind w:left="4678" w:hanging="360"/>
      </w:pPr>
      <w:rPr>
        <w:rFonts w:ascii="Symbol" w:hAnsi="Symbol" w:hint="default"/>
      </w:rPr>
    </w:lvl>
    <w:lvl w:ilvl="7" w:tplc="240A0003" w:tentative="1">
      <w:start w:val="1"/>
      <w:numFmt w:val="bullet"/>
      <w:lvlText w:val="o"/>
      <w:lvlJc w:val="left"/>
      <w:pPr>
        <w:ind w:left="5398" w:hanging="360"/>
      </w:pPr>
      <w:rPr>
        <w:rFonts w:ascii="Courier New" w:hAnsi="Courier New" w:cs="Courier New" w:hint="default"/>
      </w:rPr>
    </w:lvl>
    <w:lvl w:ilvl="8" w:tplc="240A0005" w:tentative="1">
      <w:start w:val="1"/>
      <w:numFmt w:val="bullet"/>
      <w:lvlText w:val=""/>
      <w:lvlJc w:val="left"/>
      <w:pPr>
        <w:ind w:left="6118" w:hanging="360"/>
      </w:pPr>
      <w:rPr>
        <w:rFonts w:ascii="Wingdings" w:hAnsi="Wingdings" w:hint="default"/>
      </w:rPr>
    </w:lvl>
  </w:abstractNum>
  <w:abstractNum w:abstractNumId="21" w15:restartNumberingAfterBreak="0">
    <w:nsid w:val="1C9E7D50"/>
    <w:multiLevelType w:val="hybridMultilevel"/>
    <w:tmpl w:val="A7C47A98"/>
    <w:lvl w:ilvl="0" w:tplc="D6203AC6">
      <w:start w:val="1"/>
      <w:numFmt w:val="lowerLetter"/>
      <w:lvlText w:val="%1)"/>
      <w:lvlJc w:val="left"/>
      <w:pPr>
        <w:ind w:left="720" w:hanging="360"/>
      </w:pPr>
      <w:rPr>
        <w:b/>
        <w:bCs/>
      </w:rPr>
    </w:lvl>
    <w:lvl w:ilvl="1" w:tplc="FFFFFFFF">
      <w:start w:val="1"/>
      <w:numFmt w:val="lowerLetter"/>
      <w:lvlText w:val="%2."/>
      <w:lvlJc w:val="left"/>
      <w:pPr>
        <w:ind w:left="1440" w:hanging="360"/>
      </w:pPr>
    </w:lvl>
    <w:lvl w:ilvl="2" w:tplc="9820A8E2">
      <w:start w:val="1"/>
      <w:numFmt w:val="lowerRoman"/>
      <w:lvlText w:val="%3."/>
      <w:lvlJc w:val="right"/>
      <w:pPr>
        <w:ind w:left="2160" w:hanging="180"/>
      </w:pPr>
      <w:rPr>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DD1160D"/>
    <w:multiLevelType w:val="multilevel"/>
    <w:tmpl w:val="D408D2A0"/>
    <w:lvl w:ilvl="0">
      <w:start w:val="1"/>
      <w:numFmt w:val="bullet"/>
      <w:lvlText w:val=""/>
      <w:lvlJc w:val="left"/>
      <w:pPr>
        <w:tabs>
          <w:tab w:val="num" w:pos="1068"/>
        </w:tabs>
        <w:ind w:left="1068" w:hanging="360"/>
      </w:pPr>
      <w:rPr>
        <w:rFonts w:ascii="Symbol" w:hAnsi="Symbol" w:hint="default"/>
        <w:sz w:val="20"/>
      </w:rPr>
    </w:lvl>
    <w:lvl w:ilvl="1">
      <w:start w:val="1"/>
      <w:numFmt w:val="lowerLetter"/>
      <w:lvlText w:val="%2)"/>
      <w:lvlJc w:val="left"/>
      <w:pPr>
        <w:ind w:left="1803" w:hanging="375"/>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1E48701E"/>
    <w:multiLevelType w:val="multilevel"/>
    <w:tmpl w:val="1350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65196B"/>
    <w:multiLevelType w:val="multilevel"/>
    <w:tmpl w:val="CBA03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D824B4"/>
    <w:multiLevelType w:val="multilevel"/>
    <w:tmpl w:val="7B447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861506"/>
    <w:multiLevelType w:val="hybridMultilevel"/>
    <w:tmpl w:val="BF50F3D2"/>
    <w:lvl w:ilvl="0" w:tplc="240A0017">
      <w:start w:val="1"/>
      <w:numFmt w:val="lowerLetter"/>
      <w:lvlText w:val="%1)"/>
      <w:lvlJc w:val="left"/>
      <w:pPr>
        <w:ind w:left="720" w:hanging="360"/>
      </w:pPr>
    </w:lvl>
    <w:lvl w:ilvl="1" w:tplc="5C08F74C">
      <w:start w:val="1"/>
      <w:numFmt w:val="lowerLetter"/>
      <w:lvlText w:val="%2."/>
      <w:lvlJc w:val="left"/>
      <w:pPr>
        <w:ind w:left="1440" w:hanging="360"/>
      </w:pPr>
      <w:rPr>
        <w:b w:val="0"/>
        <w:bCs w:val="0"/>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2C8066D4"/>
    <w:multiLevelType w:val="hybridMultilevel"/>
    <w:tmpl w:val="F9E2FF4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E5230BF"/>
    <w:multiLevelType w:val="hybridMultilevel"/>
    <w:tmpl w:val="BC766C7C"/>
    <w:lvl w:ilvl="0" w:tplc="240A0017">
      <w:start w:val="1"/>
      <w:numFmt w:val="lowerLetter"/>
      <w:lvlText w:val="%1)"/>
      <w:lvlJc w:val="left"/>
      <w:pPr>
        <w:ind w:left="718" w:hanging="360"/>
      </w:pPr>
    </w:lvl>
    <w:lvl w:ilvl="1" w:tplc="240A0019">
      <w:start w:val="1"/>
      <w:numFmt w:val="lowerLetter"/>
      <w:lvlText w:val="%2."/>
      <w:lvlJc w:val="left"/>
      <w:pPr>
        <w:ind w:left="1438" w:hanging="360"/>
      </w:pPr>
    </w:lvl>
    <w:lvl w:ilvl="2" w:tplc="240A001B" w:tentative="1">
      <w:start w:val="1"/>
      <w:numFmt w:val="lowerRoman"/>
      <w:lvlText w:val="%3."/>
      <w:lvlJc w:val="right"/>
      <w:pPr>
        <w:ind w:left="2158" w:hanging="180"/>
      </w:pPr>
    </w:lvl>
    <w:lvl w:ilvl="3" w:tplc="240A000F" w:tentative="1">
      <w:start w:val="1"/>
      <w:numFmt w:val="decimal"/>
      <w:lvlText w:val="%4."/>
      <w:lvlJc w:val="left"/>
      <w:pPr>
        <w:ind w:left="2878" w:hanging="360"/>
      </w:pPr>
    </w:lvl>
    <w:lvl w:ilvl="4" w:tplc="240A0019" w:tentative="1">
      <w:start w:val="1"/>
      <w:numFmt w:val="lowerLetter"/>
      <w:lvlText w:val="%5."/>
      <w:lvlJc w:val="left"/>
      <w:pPr>
        <w:ind w:left="3598" w:hanging="360"/>
      </w:pPr>
    </w:lvl>
    <w:lvl w:ilvl="5" w:tplc="240A001B" w:tentative="1">
      <w:start w:val="1"/>
      <w:numFmt w:val="lowerRoman"/>
      <w:lvlText w:val="%6."/>
      <w:lvlJc w:val="right"/>
      <w:pPr>
        <w:ind w:left="4318" w:hanging="180"/>
      </w:pPr>
    </w:lvl>
    <w:lvl w:ilvl="6" w:tplc="240A000F" w:tentative="1">
      <w:start w:val="1"/>
      <w:numFmt w:val="decimal"/>
      <w:lvlText w:val="%7."/>
      <w:lvlJc w:val="left"/>
      <w:pPr>
        <w:ind w:left="5038" w:hanging="360"/>
      </w:pPr>
    </w:lvl>
    <w:lvl w:ilvl="7" w:tplc="240A0019" w:tentative="1">
      <w:start w:val="1"/>
      <w:numFmt w:val="lowerLetter"/>
      <w:lvlText w:val="%8."/>
      <w:lvlJc w:val="left"/>
      <w:pPr>
        <w:ind w:left="5758" w:hanging="360"/>
      </w:pPr>
    </w:lvl>
    <w:lvl w:ilvl="8" w:tplc="240A001B" w:tentative="1">
      <w:start w:val="1"/>
      <w:numFmt w:val="lowerRoman"/>
      <w:lvlText w:val="%9."/>
      <w:lvlJc w:val="right"/>
      <w:pPr>
        <w:ind w:left="6478" w:hanging="180"/>
      </w:pPr>
    </w:lvl>
  </w:abstractNum>
  <w:abstractNum w:abstractNumId="29" w15:restartNumberingAfterBreak="0">
    <w:nsid w:val="30AD0F71"/>
    <w:multiLevelType w:val="multilevel"/>
    <w:tmpl w:val="5B9E3302"/>
    <w:lvl w:ilvl="0">
      <w:start w:val="1"/>
      <w:numFmt w:val="decimal"/>
      <w:lvlText w:val="%1."/>
      <w:lvlJc w:val="left"/>
      <w:pPr>
        <w:tabs>
          <w:tab w:val="num" w:pos="720"/>
        </w:tabs>
        <w:ind w:left="720" w:hanging="360"/>
      </w:pPr>
      <w:rPr>
        <w:rFonts w:hint="default"/>
      </w:rPr>
    </w:lvl>
    <w:lvl w:ilvl="1">
      <w:start w:val="1"/>
      <w:numFmt w:val="lowerRoman"/>
      <w:lvlText w:val="%2."/>
      <w:lvlJc w:val="right"/>
      <w:pPr>
        <w:ind w:left="1440" w:hanging="360"/>
      </w:pPr>
    </w:lvl>
    <w:lvl w:ilvl="2">
      <w:start w:val="1"/>
      <w:numFmt w:val="none"/>
      <w:lvlText w:val="3.1"/>
      <w:lvlJc w:val="left"/>
      <w:pPr>
        <w:tabs>
          <w:tab w:val="num" w:pos="2160"/>
        </w:tabs>
        <w:ind w:left="2160" w:hanging="360"/>
      </w:pPr>
      <w:rPr>
        <w:rFonts w:hint="default"/>
        <w:b/>
        <w:bCs/>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31F71D93"/>
    <w:multiLevelType w:val="multilevel"/>
    <w:tmpl w:val="6E1E1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FD2216"/>
    <w:multiLevelType w:val="multilevel"/>
    <w:tmpl w:val="8F02A5A0"/>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A72DDA"/>
    <w:multiLevelType w:val="hybridMultilevel"/>
    <w:tmpl w:val="77849F0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354E405C"/>
    <w:multiLevelType w:val="multilevel"/>
    <w:tmpl w:val="B8C03236"/>
    <w:lvl w:ilvl="0">
      <w:start w:val="1"/>
      <w:numFmt w:val="lowerRoman"/>
      <w:lvlText w:val="%1."/>
      <w:lvlJc w:val="right"/>
      <w:pPr>
        <w:tabs>
          <w:tab w:val="num" w:pos="1068"/>
        </w:tabs>
        <w:ind w:left="1068" w:hanging="360"/>
      </w:pPr>
      <w:rPr>
        <w:rFont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4" w15:restartNumberingAfterBreak="0">
    <w:nsid w:val="366A2F31"/>
    <w:multiLevelType w:val="multilevel"/>
    <w:tmpl w:val="5940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2D0144"/>
    <w:multiLevelType w:val="hybridMultilevel"/>
    <w:tmpl w:val="EFEAA5F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72D73AE"/>
    <w:multiLevelType w:val="multilevel"/>
    <w:tmpl w:val="96C4435E"/>
    <w:lvl w:ilvl="0">
      <w:start w:val="1"/>
      <w:numFmt w:val="decimal"/>
      <w:lvlText w:val="%1."/>
      <w:lvlJc w:val="left"/>
      <w:pPr>
        <w:tabs>
          <w:tab w:val="num" w:pos="1080"/>
        </w:tabs>
        <w:ind w:left="1080" w:hanging="360"/>
      </w:pPr>
    </w:lvl>
    <w:lvl w:ilvl="1">
      <w:start w:val="1"/>
      <w:numFmt w:val="lowerRoman"/>
      <w:lvlText w:val="%2."/>
      <w:lvlJc w:val="right"/>
      <w:pPr>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375877FE"/>
    <w:multiLevelType w:val="hybridMultilevel"/>
    <w:tmpl w:val="4672036A"/>
    <w:lvl w:ilvl="0" w:tplc="3942186C">
      <w:start w:val="1"/>
      <w:numFmt w:val="lowerLetter"/>
      <w:lvlText w:val="%1)"/>
      <w:lvlJc w:val="left"/>
      <w:pPr>
        <w:ind w:left="2160" w:hanging="360"/>
      </w:pPr>
      <w:rPr>
        <w:b/>
        <w:bCs/>
      </w:rPr>
    </w:lvl>
    <w:lvl w:ilvl="1" w:tplc="240A0019">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abstractNum w:abstractNumId="38" w15:restartNumberingAfterBreak="0">
    <w:nsid w:val="38C5258D"/>
    <w:multiLevelType w:val="hybridMultilevel"/>
    <w:tmpl w:val="8EA85E2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39110BF6"/>
    <w:multiLevelType w:val="multilevel"/>
    <w:tmpl w:val="05FE4D90"/>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EA69A9"/>
    <w:multiLevelType w:val="hybridMultilevel"/>
    <w:tmpl w:val="97A28932"/>
    <w:lvl w:ilvl="0" w:tplc="240A0019">
      <w:start w:val="1"/>
      <w:numFmt w:val="lowerLetter"/>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41" w15:restartNumberingAfterBreak="0">
    <w:nsid w:val="3C373B0A"/>
    <w:multiLevelType w:val="multilevel"/>
    <w:tmpl w:val="5400E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B338D5"/>
    <w:multiLevelType w:val="hybridMultilevel"/>
    <w:tmpl w:val="0FD0FE9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405D6C5E"/>
    <w:multiLevelType w:val="hybridMultilevel"/>
    <w:tmpl w:val="23003C90"/>
    <w:lvl w:ilvl="0" w:tplc="240A0019">
      <w:start w:val="1"/>
      <w:numFmt w:val="lowerLetter"/>
      <w:lvlText w:val="%1."/>
      <w:lvlJc w:val="left"/>
      <w:pPr>
        <w:ind w:left="718" w:hanging="360"/>
      </w:pPr>
    </w:lvl>
    <w:lvl w:ilvl="1" w:tplc="240A0019">
      <w:start w:val="1"/>
      <w:numFmt w:val="lowerLetter"/>
      <w:lvlText w:val="%2."/>
      <w:lvlJc w:val="left"/>
      <w:pPr>
        <w:ind w:left="1438" w:hanging="360"/>
      </w:pPr>
    </w:lvl>
    <w:lvl w:ilvl="2" w:tplc="240A001B" w:tentative="1">
      <w:start w:val="1"/>
      <w:numFmt w:val="lowerRoman"/>
      <w:lvlText w:val="%3."/>
      <w:lvlJc w:val="right"/>
      <w:pPr>
        <w:ind w:left="2158" w:hanging="180"/>
      </w:pPr>
    </w:lvl>
    <w:lvl w:ilvl="3" w:tplc="240A000F" w:tentative="1">
      <w:start w:val="1"/>
      <w:numFmt w:val="decimal"/>
      <w:lvlText w:val="%4."/>
      <w:lvlJc w:val="left"/>
      <w:pPr>
        <w:ind w:left="2878" w:hanging="360"/>
      </w:pPr>
    </w:lvl>
    <w:lvl w:ilvl="4" w:tplc="240A0019" w:tentative="1">
      <w:start w:val="1"/>
      <w:numFmt w:val="lowerLetter"/>
      <w:lvlText w:val="%5."/>
      <w:lvlJc w:val="left"/>
      <w:pPr>
        <w:ind w:left="3598" w:hanging="360"/>
      </w:pPr>
    </w:lvl>
    <w:lvl w:ilvl="5" w:tplc="240A001B" w:tentative="1">
      <w:start w:val="1"/>
      <w:numFmt w:val="lowerRoman"/>
      <w:lvlText w:val="%6."/>
      <w:lvlJc w:val="right"/>
      <w:pPr>
        <w:ind w:left="4318" w:hanging="180"/>
      </w:pPr>
    </w:lvl>
    <w:lvl w:ilvl="6" w:tplc="240A000F" w:tentative="1">
      <w:start w:val="1"/>
      <w:numFmt w:val="decimal"/>
      <w:lvlText w:val="%7."/>
      <w:lvlJc w:val="left"/>
      <w:pPr>
        <w:ind w:left="5038" w:hanging="360"/>
      </w:pPr>
    </w:lvl>
    <w:lvl w:ilvl="7" w:tplc="240A0019" w:tentative="1">
      <w:start w:val="1"/>
      <w:numFmt w:val="lowerLetter"/>
      <w:lvlText w:val="%8."/>
      <w:lvlJc w:val="left"/>
      <w:pPr>
        <w:ind w:left="5758" w:hanging="360"/>
      </w:pPr>
    </w:lvl>
    <w:lvl w:ilvl="8" w:tplc="240A001B" w:tentative="1">
      <w:start w:val="1"/>
      <w:numFmt w:val="lowerRoman"/>
      <w:lvlText w:val="%9."/>
      <w:lvlJc w:val="right"/>
      <w:pPr>
        <w:ind w:left="6478" w:hanging="180"/>
      </w:pPr>
    </w:lvl>
  </w:abstractNum>
  <w:abstractNum w:abstractNumId="44" w15:restartNumberingAfterBreak="0">
    <w:nsid w:val="43B2448F"/>
    <w:multiLevelType w:val="hybridMultilevel"/>
    <w:tmpl w:val="6E7E6822"/>
    <w:lvl w:ilvl="0" w:tplc="240A0013">
      <w:start w:val="1"/>
      <w:numFmt w:val="upp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5" w15:restartNumberingAfterBreak="0">
    <w:nsid w:val="44C75A2A"/>
    <w:multiLevelType w:val="hybridMultilevel"/>
    <w:tmpl w:val="A4665A88"/>
    <w:lvl w:ilvl="0" w:tplc="6652EFD2">
      <w:numFmt w:val="bullet"/>
      <w:lvlText w:val="•"/>
      <w:lvlJc w:val="left"/>
      <w:pPr>
        <w:ind w:left="1063" w:hanging="705"/>
      </w:pPr>
      <w:rPr>
        <w:rFonts w:ascii="Arial" w:eastAsia="Times New Roman"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6" w15:restartNumberingAfterBreak="0">
    <w:nsid w:val="4727799D"/>
    <w:multiLevelType w:val="hybridMultilevel"/>
    <w:tmpl w:val="6E70201A"/>
    <w:lvl w:ilvl="0" w:tplc="240A0017">
      <w:start w:val="1"/>
      <w:numFmt w:val="lowerLetter"/>
      <w:lvlText w:val="%1)"/>
      <w:lvlJc w:val="left"/>
      <w:pPr>
        <w:ind w:left="720" w:hanging="360"/>
      </w:pPr>
    </w:lvl>
    <w:lvl w:ilvl="1" w:tplc="240A001B">
      <w:start w:val="1"/>
      <w:numFmt w:val="lowerRoman"/>
      <w:lvlText w:val="%2."/>
      <w:lvlJc w:val="right"/>
      <w:pPr>
        <w:ind w:left="108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483D0A28"/>
    <w:multiLevelType w:val="hybridMultilevel"/>
    <w:tmpl w:val="A47463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48923DD8"/>
    <w:multiLevelType w:val="hybridMultilevel"/>
    <w:tmpl w:val="921E036A"/>
    <w:lvl w:ilvl="0" w:tplc="240A0005">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9" w15:restartNumberingAfterBreak="0">
    <w:nsid w:val="494D4F41"/>
    <w:multiLevelType w:val="hybridMultilevel"/>
    <w:tmpl w:val="7CE8459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B913015"/>
    <w:multiLevelType w:val="hybridMultilevel"/>
    <w:tmpl w:val="8DC06B8C"/>
    <w:lvl w:ilvl="0" w:tplc="24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C0F1FE9"/>
    <w:multiLevelType w:val="multilevel"/>
    <w:tmpl w:val="4CF2765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2" w15:restartNumberingAfterBreak="0">
    <w:nsid w:val="4C1B6386"/>
    <w:multiLevelType w:val="hybridMultilevel"/>
    <w:tmpl w:val="48DCB84E"/>
    <w:lvl w:ilvl="0" w:tplc="012EB846">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3" w15:restartNumberingAfterBreak="0">
    <w:nsid w:val="4C6B768C"/>
    <w:multiLevelType w:val="multilevel"/>
    <w:tmpl w:val="D0B2F36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BF11D3"/>
    <w:multiLevelType w:val="multilevel"/>
    <w:tmpl w:val="F3D0FA84"/>
    <w:lvl w:ilvl="0">
      <w:start w:val="1"/>
      <w:numFmt w:val="upperRoman"/>
      <w:lvlText w:val="%1."/>
      <w:lvlJc w:val="right"/>
      <w:pPr>
        <w:tabs>
          <w:tab w:val="num" w:pos="1068"/>
        </w:tabs>
        <w:ind w:left="1068" w:hanging="360"/>
      </w:pPr>
      <w:rPr>
        <w:rFont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5" w15:restartNumberingAfterBreak="0">
    <w:nsid w:val="4D4F1C1A"/>
    <w:multiLevelType w:val="hybridMultilevel"/>
    <w:tmpl w:val="9DBE1F08"/>
    <w:lvl w:ilvl="0" w:tplc="FFFFFFFF">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6" w15:restartNumberingAfterBreak="0">
    <w:nsid w:val="5285093E"/>
    <w:multiLevelType w:val="multilevel"/>
    <w:tmpl w:val="8A72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687242"/>
    <w:multiLevelType w:val="hybridMultilevel"/>
    <w:tmpl w:val="2606198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8" w15:restartNumberingAfterBreak="0">
    <w:nsid w:val="53D4313D"/>
    <w:multiLevelType w:val="hybridMultilevel"/>
    <w:tmpl w:val="4300D4CA"/>
    <w:lvl w:ilvl="0" w:tplc="240A0019">
      <w:start w:val="1"/>
      <w:numFmt w:val="lowerLetter"/>
      <w:lvlText w:val="%1."/>
      <w:lvlJc w:val="left"/>
      <w:pPr>
        <w:ind w:left="718" w:hanging="360"/>
      </w:pPr>
    </w:lvl>
    <w:lvl w:ilvl="1" w:tplc="240A0019" w:tentative="1">
      <w:start w:val="1"/>
      <w:numFmt w:val="lowerLetter"/>
      <w:lvlText w:val="%2."/>
      <w:lvlJc w:val="left"/>
      <w:pPr>
        <w:ind w:left="1438" w:hanging="360"/>
      </w:pPr>
    </w:lvl>
    <w:lvl w:ilvl="2" w:tplc="240A001B" w:tentative="1">
      <w:start w:val="1"/>
      <w:numFmt w:val="lowerRoman"/>
      <w:lvlText w:val="%3."/>
      <w:lvlJc w:val="right"/>
      <w:pPr>
        <w:ind w:left="2158" w:hanging="180"/>
      </w:pPr>
    </w:lvl>
    <w:lvl w:ilvl="3" w:tplc="240A000F" w:tentative="1">
      <w:start w:val="1"/>
      <w:numFmt w:val="decimal"/>
      <w:lvlText w:val="%4."/>
      <w:lvlJc w:val="left"/>
      <w:pPr>
        <w:ind w:left="2878" w:hanging="360"/>
      </w:pPr>
    </w:lvl>
    <w:lvl w:ilvl="4" w:tplc="240A0019" w:tentative="1">
      <w:start w:val="1"/>
      <w:numFmt w:val="lowerLetter"/>
      <w:lvlText w:val="%5."/>
      <w:lvlJc w:val="left"/>
      <w:pPr>
        <w:ind w:left="3598" w:hanging="360"/>
      </w:pPr>
    </w:lvl>
    <w:lvl w:ilvl="5" w:tplc="240A001B" w:tentative="1">
      <w:start w:val="1"/>
      <w:numFmt w:val="lowerRoman"/>
      <w:lvlText w:val="%6."/>
      <w:lvlJc w:val="right"/>
      <w:pPr>
        <w:ind w:left="4318" w:hanging="180"/>
      </w:pPr>
    </w:lvl>
    <w:lvl w:ilvl="6" w:tplc="240A000F" w:tentative="1">
      <w:start w:val="1"/>
      <w:numFmt w:val="decimal"/>
      <w:lvlText w:val="%7."/>
      <w:lvlJc w:val="left"/>
      <w:pPr>
        <w:ind w:left="5038" w:hanging="360"/>
      </w:pPr>
    </w:lvl>
    <w:lvl w:ilvl="7" w:tplc="240A0019" w:tentative="1">
      <w:start w:val="1"/>
      <w:numFmt w:val="lowerLetter"/>
      <w:lvlText w:val="%8."/>
      <w:lvlJc w:val="left"/>
      <w:pPr>
        <w:ind w:left="5758" w:hanging="360"/>
      </w:pPr>
    </w:lvl>
    <w:lvl w:ilvl="8" w:tplc="240A001B" w:tentative="1">
      <w:start w:val="1"/>
      <w:numFmt w:val="lowerRoman"/>
      <w:lvlText w:val="%9."/>
      <w:lvlJc w:val="right"/>
      <w:pPr>
        <w:ind w:left="6478" w:hanging="180"/>
      </w:pPr>
    </w:lvl>
  </w:abstractNum>
  <w:abstractNum w:abstractNumId="59" w15:restartNumberingAfterBreak="0">
    <w:nsid w:val="558B02EA"/>
    <w:multiLevelType w:val="multilevel"/>
    <w:tmpl w:val="BA84D500"/>
    <w:lvl w:ilvl="0">
      <w:start w:val="1"/>
      <w:numFmt w:val="decimal"/>
      <w:lvlText w:val="%1."/>
      <w:lvlJc w:val="left"/>
      <w:pPr>
        <w:tabs>
          <w:tab w:val="num" w:pos="1080"/>
        </w:tabs>
        <w:ind w:left="1080" w:hanging="360"/>
      </w:pPr>
    </w:lvl>
    <w:lvl w:ilvl="1">
      <w:start w:val="1"/>
      <w:numFmt w:val="lowerRoman"/>
      <w:lvlText w:val="%2."/>
      <w:lvlJc w:val="right"/>
      <w:pPr>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0" w15:restartNumberingAfterBreak="0">
    <w:nsid w:val="582421DB"/>
    <w:multiLevelType w:val="hybridMultilevel"/>
    <w:tmpl w:val="1F50BE96"/>
    <w:lvl w:ilvl="0" w:tplc="240A001B">
      <w:start w:val="1"/>
      <w:numFmt w:val="lowerRoman"/>
      <w:lvlText w:val="%1."/>
      <w:lvlJc w:val="righ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61" w15:restartNumberingAfterBreak="0">
    <w:nsid w:val="58406711"/>
    <w:multiLevelType w:val="multilevel"/>
    <w:tmpl w:val="9E720A8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2" w15:restartNumberingAfterBreak="0">
    <w:nsid w:val="59695125"/>
    <w:multiLevelType w:val="multilevel"/>
    <w:tmpl w:val="7468424E"/>
    <w:lvl w:ilvl="0">
      <w:start w:val="1"/>
      <w:numFmt w:val="bullet"/>
      <w:lvlText w:val=""/>
      <w:lvlJc w:val="left"/>
      <w:pPr>
        <w:tabs>
          <w:tab w:val="num" w:pos="1068"/>
        </w:tabs>
        <w:ind w:left="1068"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3" w15:restartNumberingAfterBreak="0">
    <w:nsid w:val="59B83DFD"/>
    <w:multiLevelType w:val="multilevel"/>
    <w:tmpl w:val="A606BD4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C41FF6"/>
    <w:multiLevelType w:val="multilevel"/>
    <w:tmpl w:val="93D6D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FF20A05"/>
    <w:multiLevelType w:val="multilevel"/>
    <w:tmpl w:val="58E4912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0C73C2"/>
    <w:multiLevelType w:val="multilevel"/>
    <w:tmpl w:val="95C05B2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69654D"/>
    <w:multiLevelType w:val="hybridMultilevel"/>
    <w:tmpl w:val="F7F03D4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616F1E86"/>
    <w:multiLevelType w:val="multilevel"/>
    <w:tmpl w:val="A606BD4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447927"/>
    <w:multiLevelType w:val="multilevel"/>
    <w:tmpl w:val="681C946A"/>
    <w:lvl w:ilvl="0">
      <w:start w:val="1"/>
      <w:numFmt w:val="decimal"/>
      <w:lvlText w:val="%1."/>
      <w:lvlJc w:val="left"/>
      <w:pPr>
        <w:tabs>
          <w:tab w:val="num" w:pos="1080"/>
        </w:tabs>
        <w:ind w:left="1080" w:hanging="360"/>
      </w:pPr>
    </w:lvl>
    <w:lvl w:ilvl="1">
      <w:start w:val="1"/>
      <w:numFmt w:val="lowerRoman"/>
      <w:lvlText w:val="%2."/>
      <w:lvlJc w:val="right"/>
      <w:pPr>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0" w15:restartNumberingAfterBreak="0">
    <w:nsid w:val="63D82709"/>
    <w:multiLevelType w:val="hybridMultilevel"/>
    <w:tmpl w:val="15ACBFDC"/>
    <w:lvl w:ilvl="0" w:tplc="08A61014">
      <w:start w:val="1"/>
      <w:numFmt w:val="lowerRoman"/>
      <w:lvlText w:val="%1."/>
      <w:lvlJc w:val="right"/>
      <w:pPr>
        <w:ind w:left="1800" w:hanging="360"/>
      </w:pPr>
      <w:rPr>
        <w:b w:val="0"/>
        <w:bCs w:val="0"/>
      </w:rPr>
    </w:lvl>
    <w:lvl w:ilvl="1" w:tplc="240A0019">
      <w:start w:val="1"/>
      <w:numFmt w:val="lowerLetter"/>
      <w:lvlText w:val="%2."/>
      <w:lvlJc w:val="left"/>
      <w:pPr>
        <w:ind w:left="2520" w:hanging="360"/>
      </w:pPr>
    </w:lvl>
    <w:lvl w:ilvl="2" w:tplc="240A001B">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71" w15:restartNumberingAfterBreak="0">
    <w:nsid w:val="652749D6"/>
    <w:multiLevelType w:val="hybridMultilevel"/>
    <w:tmpl w:val="2E0E1760"/>
    <w:lvl w:ilvl="0" w:tplc="24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675E59AB"/>
    <w:multiLevelType w:val="hybridMultilevel"/>
    <w:tmpl w:val="269A28D4"/>
    <w:lvl w:ilvl="0" w:tplc="BB124DDE">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70168610">
      <w:start w:val="1"/>
      <w:numFmt w:val="decimal"/>
      <w:lvlText w:val="%4."/>
      <w:lvlJc w:val="left"/>
      <w:pPr>
        <w:ind w:left="2880" w:hanging="360"/>
      </w:pPr>
      <w:rPr>
        <w:b/>
        <w:bCs/>
      </w:r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3" w15:restartNumberingAfterBreak="0">
    <w:nsid w:val="68B37AB7"/>
    <w:multiLevelType w:val="multilevel"/>
    <w:tmpl w:val="2F787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8EF5873"/>
    <w:multiLevelType w:val="hybridMultilevel"/>
    <w:tmpl w:val="E01C31AA"/>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5" w15:restartNumberingAfterBreak="0">
    <w:nsid w:val="6EB55B08"/>
    <w:multiLevelType w:val="hybridMultilevel"/>
    <w:tmpl w:val="E8A6A91A"/>
    <w:lvl w:ilvl="0" w:tplc="24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6F055E34"/>
    <w:multiLevelType w:val="multilevel"/>
    <w:tmpl w:val="8ACAD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8A3F4D"/>
    <w:multiLevelType w:val="hybridMultilevel"/>
    <w:tmpl w:val="509612C0"/>
    <w:lvl w:ilvl="0" w:tplc="CF547414">
      <w:start w:val="1"/>
      <w:numFmt w:val="lowerRoman"/>
      <w:lvlText w:val="%1."/>
      <w:lvlJc w:val="right"/>
      <w:pPr>
        <w:ind w:left="1080" w:hanging="360"/>
      </w:pPr>
      <w:rPr>
        <w:b w:val="0"/>
        <w:bCs w:val="0"/>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8" w15:restartNumberingAfterBreak="0">
    <w:nsid w:val="710B766C"/>
    <w:multiLevelType w:val="hybridMultilevel"/>
    <w:tmpl w:val="DD6AAA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2045255"/>
    <w:multiLevelType w:val="hybridMultilevel"/>
    <w:tmpl w:val="A0289A1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739978FB"/>
    <w:multiLevelType w:val="multilevel"/>
    <w:tmpl w:val="EABE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441596"/>
    <w:multiLevelType w:val="hybridMultilevel"/>
    <w:tmpl w:val="ABEAD0E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2" w15:restartNumberingAfterBreak="0">
    <w:nsid w:val="76EA4E74"/>
    <w:multiLevelType w:val="multilevel"/>
    <w:tmpl w:val="056C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9E2785"/>
    <w:multiLevelType w:val="hybridMultilevel"/>
    <w:tmpl w:val="E63E951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85B1337"/>
    <w:multiLevelType w:val="hybridMultilevel"/>
    <w:tmpl w:val="D4DC987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5" w15:restartNumberingAfterBreak="0">
    <w:nsid w:val="79B30E4F"/>
    <w:multiLevelType w:val="multilevel"/>
    <w:tmpl w:val="2A7076CC"/>
    <w:lvl w:ilvl="0">
      <w:start w:val="1"/>
      <w:numFmt w:val="decimal"/>
      <w:lvlText w:val="%1."/>
      <w:lvlJc w:val="left"/>
      <w:pPr>
        <w:tabs>
          <w:tab w:val="num" w:pos="1080"/>
        </w:tabs>
        <w:ind w:left="1080" w:hanging="360"/>
      </w:pPr>
    </w:lvl>
    <w:lvl w:ilvl="1">
      <w:start w:val="1"/>
      <w:numFmt w:val="lowerRoman"/>
      <w:lvlText w:val="%2."/>
      <w:lvlJc w:val="right"/>
      <w:pPr>
        <w:ind w:left="1800" w:hanging="360"/>
      </w:pPr>
      <w:rPr>
        <w:b w:val="0"/>
        <w:bCs w:val="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6" w15:restartNumberingAfterBreak="0">
    <w:nsid w:val="79BC65D1"/>
    <w:multiLevelType w:val="multilevel"/>
    <w:tmpl w:val="9B660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9D66355"/>
    <w:multiLevelType w:val="multilevel"/>
    <w:tmpl w:val="0700E756"/>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7BA2585C"/>
    <w:multiLevelType w:val="hybridMultilevel"/>
    <w:tmpl w:val="2D206D4A"/>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9" w15:restartNumberingAfterBreak="0">
    <w:nsid w:val="7F621445"/>
    <w:multiLevelType w:val="multilevel"/>
    <w:tmpl w:val="AAF63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741071">
    <w:abstractNumId w:val="10"/>
  </w:num>
  <w:num w:numId="2" w16cid:durableId="1889603708">
    <w:abstractNumId w:val="52"/>
  </w:num>
  <w:num w:numId="3" w16cid:durableId="891231560">
    <w:abstractNumId w:val="30"/>
  </w:num>
  <w:num w:numId="4" w16cid:durableId="450905887">
    <w:abstractNumId w:val="4"/>
  </w:num>
  <w:num w:numId="5" w16cid:durableId="905190780">
    <w:abstractNumId w:val="1"/>
  </w:num>
  <w:num w:numId="6" w16cid:durableId="2033460477">
    <w:abstractNumId w:val="26"/>
  </w:num>
  <w:num w:numId="7" w16cid:durableId="1972781520">
    <w:abstractNumId w:val="86"/>
  </w:num>
  <w:num w:numId="8" w16cid:durableId="1064791849">
    <w:abstractNumId w:val="29"/>
  </w:num>
  <w:num w:numId="9" w16cid:durableId="1880313549">
    <w:abstractNumId w:val="12"/>
  </w:num>
  <w:num w:numId="10" w16cid:durableId="1494295971">
    <w:abstractNumId w:val="69"/>
  </w:num>
  <w:num w:numId="11" w16cid:durableId="229268458">
    <w:abstractNumId w:val="9"/>
  </w:num>
  <w:num w:numId="12" w16cid:durableId="592590713">
    <w:abstractNumId w:val="36"/>
  </w:num>
  <w:num w:numId="13" w16cid:durableId="1766458890">
    <w:abstractNumId w:val="59"/>
  </w:num>
  <w:num w:numId="14" w16cid:durableId="1350449773">
    <w:abstractNumId w:val="85"/>
  </w:num>
  <w:num w:numId="15" w16cid:durableId="1560242614">
    <w:abstractNumId w:val="15"/>
  </w:num>
  <w:num w:numId="16" w16cid:durableId="264964126">
    <w:abstractNumId w:val="6"/>
  </w:num>
  <w:num w:numId="17" w16cid:durableId="1244415295">
    <w:abstractNumId w:val="61"/>
  </w:num>
  <w:num w:numId="18" w16cid:durableId="468597941">
    <w:abstractNumId w:val="53"/>
  </w:num>
  <w:num w:numId="19" w16cid:durableId="308173357">
    <w:abstractNumId w:val="83"/>
  </w:num>
  <w:num w:numId="20" w16cid:durableId="1740637317">
    <w:abstractNumId w:val="35"/>
  </w:num>
  <w:num w:numId="21" w16cid:durableId="1799952599">
    <w:abstractNumId w:val="34"/>
  </w:num>
  <w:num w:numId="22" w16cid:durableId="1014040486">
    <w:abstractNumId w:val="46"/>
  </w:num>
  <w:num w:numId="23" w16cid:durableId="813714274">
    <w:abstractNumId w:val="78"/>
  </w:num>
  <w:num w:numId="24" w16cid:durableId="309679203">
    <w:abstractNumId w:val="49"/>
  </w:num>
  <w:num w:numId="25" w16cid:durableId="904728853">
    <w:abstractNumId w:val="55"/>
  </w:num>
  <w:num w:numId="26" w16cid:durableId="2032954224">
    <w:abstractNumId w:val="65"/>
  </w:num>
  <w:num w:numId="27" w16cid:durableId="841050183">
    <w:abstractNumId w:val="39"/>
  </w:num>
  <w:num w:numId="28" w16cid:durableId="552237093">
    <w:abstractNumId w:val="66"/>
  </w:num>
  <w:num w:numId="29" w16cid:durableId="482965434">
    <w:abstractNumId w:val="31"/>
  </w:num>
  <w:num w:numId="30" w16cid:durableId="617566582">
    <w:abstractNumId w:val="21"/>
  </w:num>
  <w:num w:numId="31" w16cid:durableId="372000811">
    <w:abstractNumId w:val="60"/>
  </w:num>
  <w:num w:numId="32" w16cid:durableId="388109669">
    <w:abstractNumId w:val="33"/>
  </w:num>
  <w:num w:numId="33" w16cid:durableId="2054691432">
    <w:abstractNumId w:val="77"/>
  </w:num>
  <w:num w:numId="34" w16cid:durableId="455023622">
    <w:abstractNumId w:val="87"/>
  </w:num>
  <w:num w:numId="35" w16cid:durableId="1375156888">
    <w:abstractNumId w:val="13"/>
  </w:num>
  <w:num w:numId="36" w16cid:durableId="1872566699">
    <w:abstractNumId w:val="54"/>
  </w:num>
  <w:num w:numId="37" w16cid:durableId="1249116912">
    <w:abstractNumId w:val="70"/>
  </w:num>
  <w:num w:numId="38" w16cid:durableId="1812819839">
    <w:abstractNumId w:val="37"/>
  </w:num>
  <w:num w:numId="39" w16cid:durableId="638413192">
    <w:abstractNumId w:val="27"/>
  </w:num>
  <w:num w:numId="40" w16cid:durableId="953101949">
    <w:abstractNumId w:val="56"/>
  </w:num>
  <w:num w:numId="41" w16cid:durableId="661279642">
    <w:abstractNumId w:val="82"/>
  </w:num>
  <w:num w:numId="42" w16cid:durableId="109052908">
    <w:abstractNumId w:val="80"/>
  </w:num>
  <w:num w:numId="43" w16cid:durableId="480848322">
    <w:abstractNumId w:val="72"/>
  </w:num>
  <w:num w:numId="44" w16cid:durableId="2005668668">
    <w:abstractNumId w:val="41"/>
  </w:num>
  <w:num w:numId="45" w16cid:durableId="1800613281">
    <w:abstractNumId w:val="64"/>
  </w:num>
  <w:num w:numId="46" w16cid:durableId="341931931">
    <w:abstractNumId w:val="3"/>
  </w:num>
  <w:num w:numId="47" w16cid:durableId="380600128">
    <w:abstractNumId w:val="24"/>
  </w:num>
  <w:num w:numId="48" w16cid:durableId="1356224090">
    <w:abstractNumId w:val="23"/>
  </w:num>
  <w:num w:numId="49" w16cid:durableId="1307468441">
    <w:abstractNumId w:val="18"/>
  </w:num>
  <w:num w:numId="50" w16cid:durableId="2050178302">
    <w:abstractNumId w:val="32"/>
  </w:num>
  <w:num w:numId="51" w16cid:durableId="1510755552">
    <w:abstractNumId w:val="81"/>
  </w:num>
  <w:num w:numId="52" w16cid:durableId="465898346">
    <w:abstractNumId w:val="2"/>
  </w:num>
  <w:num w:numId="53" w16cid:durableId="1299645236">
    <w:abstractNumId w:val="47"/>
  </w:num>
  <w:num w:numId="54" w16cid:durableId="1530945089">
    <w:abstractNumId w:val="73"/>
  </w:num>
  <w:num w:numId="55" w16cid:durableId="876939632">
    <w:abstractNumId w:val="19"/>
  </w:num>
  <w:num w:numId="56" w16cid:durableId="972908779">
    <w:abstractNumId w:val="89"/>
  </w:num>
  <w:num w:numId="57" w16cid:durableId="1990942165">
    <w:abstractNumId w:val="76"/>
  </w:num>
  <w:num w:numId="58" w16cid:durableId="375738965">
    <w:abstractNumId w:val="5"/>
  </w:num>
  <w:num w:numId="59" w16cid:durableId="253053787">
    <w:abstractNumId w:val="16"/>
  </w:num>
  <w:num w:numId="60" w16cid:durableId="1139373476">
    <w:abstractNumId w:val="74"/>
  </w:num>
  <w:num w:numId="61" w16cid:durableId="813107065">
    <w:abstractNumId w:val="57"/>
  </w:num>
  <w:num w:numId="62" w16cid:durableId="609705809">
    <w:abstractNumId w:val="84"/>
  </w:num>
  <w:num w:numId="63" w16cid:durableId="1438673674">
    <w:abstractNumId w:val="25"/>
  </w:num>
  <w:num w:numId="64" w16cid:durableId="876623186">
    <w:abstractNumId w:val="48"/>
  </w:num>
  <w:num w:numId="65" w16cid:durableId="1401174075">
    <w:abstractNumId w:val="11"/>
  </w:num>
  <w:num w:numId="66" w16cid:durableId="1604145423">
    <w:abstractNumId w:val="88"/>
  </w:num>
  <w:num w:numId="67" w16cid:durableId="1358576401">
    <w:abstractNumId w:val="62"/>
  </w:num>
  <w:num w:numId="68" w16cid:durableId="1762675157">
    <w:abstractNumId w:val="44"/>
  </w:num>
  <w:num w:numId="69" w16cid:durableId="1672558709">
    <w:abstractNumId w:val="17"/>
  </w:num>
  <w:num w:numId="70" w16cid:durableId="848833611">
    <w:abstractNumId w:val="14"/>
  </w:num>
  <w:num w:numId="71" w16cid:durableId="854735727">
    <w:abstractNumId w:val="51"/>
  </w:num>
  <w:num w:numId="72" w16cid:durableId="1648822515">
    <w:abstractNumId w:val="22"/>
  </w:num>
  <w:num w:numId="73" w16cid:durableId="631784673">
    <w:abstractNumId w:val="40"/>
  </w:num>
  <w:num w:numId="74" w16cid:durableId="1138955214">
    <w:abstractNumId w:val="63"/>
  </w:num>
  <w:num w:numId="75" w16cid:durableId="388261437">
    <w:abstractNumId w:val="79"/>
  </w:num>
  <w:num w:numId="76" w16cid:durableId="981272072">
    <w:abstractNumId w:val="7"/>
  </w:num>
  <w:num w:numId="77" w16cid:durableId="1563323333">
    <w:abstractNumId w:val="38"/>
  </w:num>
  <w:num w:numId="78" w16cid:durableId="1026516741">
    <w:abstractNumId w:val="8"/>
  </w:num>
  <w:num w:numId="79" w16cid:durableId="1783569453">
    <w:abstractNumId w:val="28"/>
  </w:num>
  <w:num w:numId="80" w16cid:durableId="2003312050">
    <w:abstractNumId w:val="67"/>
  </w:num>
  <w:num w:numId="81" w16cid:durableId="1296177974">
    <w:abstractNumId w:val="71"/>
  </w:num>
  <w:num w:numId="82" w16cid:durableId="1314485729">
    <w:abstractNumId w:val="0"/>
  </w:num>
  <w:num w:numId="83" w16cid:durableId="1561209850">
    <w:abstractNumId w:val="50"/>
  </w:num>
  <w:num w:numId="84" w16cid:durableId="1538275910">
    <w:abstractNumId w:val="58"/>
  </w:num>
  <w:num w:numId="85" w16cid:durableId="1648977053">
    <w:abstractNumId w:val="20"/>
  </w:num>
  <w:num w:numId="86" w16cid:durableId="276839489">
    <w:abstractNumId w:val="43"/>
  </w:num>
  <w:num w:numId="87" w16cid:durableId="1169641428">
    <w:abstractNumId w:val="42"/>
  </w:num>
  <w:num w:numId="88" w16cid:durableId="322507516">
    <w:abstractNumId w:val="75"/>
  </w:num>
  <w:num w:numId="89" w16cid:durableId="1471171934">
    <w:abstractNumId w:val="45"/>
  </w:num>
  <w:num w:numId="90" w16cid:durableId="157771441">
    <w:abstractNumId w:val="68"/>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vestigación ISER">
    <w15:presenceInfo w15:providerId="AD" w15:userId="S::investigacion@iser.edu.co::ddff3b2a-c3c2-4517-97db-56f1032535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40B"/>
    <w:rsid w:val="00000A9F"/>
    <w:rsid w:val="00002925"/>
    <w:rsid w:val="000063AE"/>
    <w:rsid w:val="00020073"/>
    <w:rsid w:val="000211D0"/>
    <w:rsid w:val="0002439D"/>
    <w:rsid w:val="000250DB"/>
    <w:rsid w:val="000255B8"/>
    <w:rsid w:val="0003251E"/>
    <w:rsid w:val="00036CF5"/>
    <w:rsid w:val="000417C7"/>
    <w:rsid w:val="00041B14"/>
    <w:rsid w:val="00041DE3"/>
    <w:rsid w:val="00042F33"/>
    <w:rsid w:val="000472EA"/>
    <w:rsid w:val="0005037E"/>
    <w:rsid w:val="00052296"/>
    <w:rsid w:val="00055905"/>
    <w:rsid w:val="00062067"/>
    <w:rsid w:val="000625EC"/>
    <w:rsid w:val="00062F2D"/>
    <w:rsid w:val="00063703"/>
    <w:rsid w:val="000672D2"/>
    <w:rsid w:val="00067AAB"/>
    <w:rsid w:val="00070682"/>
    <w:rsid w:val="0007114B"/>
    <w:rsid w:val="000720A4"/>
    <w:rsid w:val="00074B9B"/>
    <w:rsid w:val="00080933"/>
    <w:rsid w:val="000815C8"/>
    <w:rsid w:val="00091C7B"/>
    <w:rsid w:val="000A61A3"/>
    <w:rsid w:val="000A6FAA"/>
    <w:rsid w:val="000B2A87"/>
    <w:rsid w:val="000B3D7C"/>
    <w:rsid w:val="000B565F"/>
    <w:rsid w:val="000B5CCB"/>
    <w:rsid w:val="000C1AD7"/>
    <w:rsid w:val="000C3376"/>
    <w:rsid w:val="000C418F"/>
    <w:rsid w:val="000D1E56"/>
    <w:rsid w:val="000D252F"/>
    <w:rsid w:val="000D32B1"/>
    <w:rsid w:val="000D7430"/>
    <w:rsid w:val="000E0894"/>
    <w:rsid w:val="000E53BA"/>
    <w:rsid w:val="000F1CB3"/>
    <w:rsid w:val="000F293F"/>
    <w:rsid w:val="000F3EB3"/>
    <w:rsid w:val="000F4EB7"/>
    <w:rsid w:val="00101A76"/>
    <w:rsid w:val="00102C48"/>
    <w:rsid w:val="00104C3A"/>
    <w:rsid w:val="00105F94"/>
    <w:rsid w:val="001168AA"/>
    <w:rsid w:val="001259BE"/>
    <w:rsid w:val="00126454"/>
    <w:rsid w:val="0013112E"/>
    <w:rsid w:val="00132B6F"/>
    <w:rsid w:val="00144AB1"/>
    <w:rsid w:val="00155ACB"/>
    <w:rsid w:val="001577CD"/>
    <w:rsid w:val="00160804"/>
    <w:rsid w:val="001611C3"/>
    <w:rsid w:val="0016661A"/>
    <w:rsid w:val="00166D21"/>
    <w:rsid w:val="001709A5"/>
    <w:rsid w:val="001719CA"/>
    <w:rsid w:val="00172291"/>
    <w:rsid w:val="0017340B"/>
    <w:rsid w:val="00173BE8"/>
    <w:rsid w:val="00173C22"/>
    <w:rsid w:val="00175437"/>
    <w:rsid w:val="0017562F"/>
    <w:rsid w:val="001759FD"/>
    <w:rsid w:val="001778C2"/>
    <w:rsid w:val="001806E2"/>
    <w:rsid w:val="00181C46"/>
    <w:rsid w:val="00181D32"/>
    <w:rsid w:val="001845E5"/>
    <w:rsid w:val="00185C24"/>
    <w:rsid w:val="00193D15"/>
    <w:rsid w:val="0019658F"/>
    <w:rsid w:val="001A28CD"/>
    <w:rsid w:val="001A465C"/>
    <w:rsid w:val="001A6A06"/>
    <w:rsid w:val="001A7ED7"/>
    <w:rsid w:val="001B38D2"/>
    <w:rsid w:val="001B462B"/>
    <w:rsid w:val="001C04E4"/>
    <w:rsid w:val="001D2D64"/>
    <w:rsid w:val="001D3440"/>
    <w:rsid w:val="001D4302"/>
    <w:rsid w:val="001D6A8A"/>
    <w:rsid w:val="001D6C56"/>
    <w:rsid w:val="001E2598"/>
    <w:rsid w:val="001F2ACD"/>
    <w:rsid w:val="001F5C51"/>
    <w:rsid w:val="002007DF"/>
    <w:rsid w:val="00202864"/>
    <w:rsid w:val="002048C8"/>
    <w:rsid w:val="00210FB0"/>
    <w:rsid w:val="00221C2D"/>
    <w:rsid w:val="002225B3"/>
    <w:rsid w:val="00225F03"/>
    <w:rsid w:val="00226C2D"/>
    <w:rsid w:val="00227CCE"/>
    <w:rsid w:val="00227FD5"/>
    <w:rsid w:val="00233DAB"/>
    <w:rsid w:val="00235D63"/>
    <w:rsid w:val="002405AF"/>
    <w:rsid w:val="00243D4A"/>
    <w:rsid w:val="002455DE"/>
    <w:rsid w:val="002516AE"/>
    <w:rsid w:val="0025380F"/>
    <w:rsid w:val="00254211"/>
    <w:rsid w:val="0025543E"/>
    <w:rsid w:val="00256C4F"/>
    <w:rsid w:val="00257CF4"/>
    <w:rsid w:val="0026084A"/>
    <w:rsid w:val="002610B6"/>
    <w:rsid w:val="00265A43"/>
    <w:rsid w:val="00265EA2"/>
    <w:rsid w:val="002669DE"/>
    <w:rsid w:val="00273B63"/>
    <w:rsid w:val="0028355B"/>
    <w:rsid w:val="002871BD"/>
    <w:rsid w:val="00293554"/>
    <w:rsid w:val="00294E6D"/>
    <w:rsid w:val="00295ACF"/>
    <w:rsid w:val="00297BF2"/>
    <w:rsid w:val="002A06B0"/>
    <w:rsid w:val="002A07F5"/>
    <w:rsid w:val="002A109B"/>
    <w:rsid w:val="002A152B"/>
    <w:rsid w:val="002A175B"/>
    <w:rsid w:val="002A7508"/>
    <w:rsid w:val="002B11D1"/>
    <w:rsid w:val="002B2F1C"/>
    <w:rsid w:val="002B4E6F"/>
    <w:rsid w:val="002B6808"/>
    <w:rsid w:val="002C2FA9"/>
    <w:rsid w:val="002C4294"/>
    <w:rsid w:val="002C5FB3"/>
    <w:rsid w:val="002D7D68"/>
    <w:rsid w:val="002E0E7B"/>
    <w:rsid w:val="002E1B64"/>
    <w:rsid w:val="002E1C6A"/>
    <w:rsid w:val="002F248B"/>
    <w:rsid w:val="002F55AE"/>
    <w:rsid w:val="002F61B4"/>
    <w:rsid w:val="002F61EA"/>
    <w:rsid w:val="002F755D"/>
    <w:rsid w:val="00305862"/>
    <w:rsid w:val="0030588A"/>
    <w:rsid w:val="0030782A"/>
    <w:rsid w:val="00310DE1"/>
    <w:rsid w:val="00316A23"/>
    <w:rsid w:val="00317BCF"/>
    <w:rsid w:val="003239A7"/>
    <w:rsid w:val="003246A5"/>
    <w:rsid w:val="00330397"/>
    <w:rsid w:val="003331A0"/>
    <w:rsid w:val="00337537"/>
    <w:rsid w:val="00337618"/>
    <w:rsid w:val="003428BA"/>
    <w:rsid w:val="00345F9C"/>
    <w:rsid w:val="00346A27"/>
    <w:rsid w:val="00346A7A"/>
    <w:rsid w:val="00350AC0"/>
    <w:rsid w:val="00351650"/>
    <w:rsid w:val="003652F5"/>
    <w:rsid w:val="00372D7E"/>
    <w:rsid w:val="0037301C"/>
    <w:rsid w:val="00374C33"/>
    <w:rsid w:val="00376A1D"/>
    <w:rsid w:val="003835E5"/>
    <w:rsid w:val="0038390B"/>
    <w:rsid w:val="00383FF3"/>
    <w:rsid w:val="00386003"/>
    <w:rsid w:val="00386A8B"/>
    <w:rsid w:val="00393517"/>
    <w:rsid w:val="00395429"/>
    <w:rsid w:val="003A04C2"/>
    <w:rsid w:val="003A6158"/>
    <w:rsid w:val="003A68A8"/>
    <w:rsid w:val="003B14ED"/>
    <w:rsid w:val="003B40C2"/>
    <w:rsid w:val="003B6490"/>
    <w:rsid w:val="003C084F"/>
    <w:rsid w:val="003C243F"/>
    <w:rsid w:val="003C409A"/>
    <w:rsid w:val="003C4506"/>
    <w:rsid w:val="003D0ED5"/>
    <w:rsid w:val="003D2D7B"/>
    <w:rsid w:val="003D3BAA"/>
    <w:rsid w:val="003D79F1"/>
    <w:rsid w:val="003E6E9C"/>
    <w:rsid w:val="003F6B42"/>
    <w:rsid w:val="00400058"/>
    <w:rsid w:val="00400A76"/>
    <w:rsid w:val="00401443"/>
    <w:rsid w:val="004044C2"/>
    <w:rsid w:val="0040456D"/>
    <w:rsid w:val="00405F82"/>
    <w:rsid w:val="00412A71"/>
    <w:rsid w:val="004139F2"/>
    <w:rsid w:val="00422B2F"/>
    <w:rsid w:val="00423D4A"/>
    <w:rsid w:val="00430372"/>
    <w:rsid w:val="004317EB"/>
    <w:rsid w:val="00441747"/>
    <w:rsid w:val="00441BC0"/>
    <w:rsid w:val="0044220E"/>
    <w:rsid w:val="00453785"/>
    <w:rsid w:val="00460BB6"/>
    <w:rsid w:val="00460DFB"/>
    <w:rsid w:val="00461B33"/>
    <w:rsid w:val="004630DE"/>
    <w:rsid w:val="00467458"/>
    <w:rsid w:val="00470E89"/>
    <w:rsid w:val="004820D3"/>
    <w:rsid w:val="0049091E"/>
    <w:rsid w:val="0049314D"/>
    <w:rsid w:val="0049568D"/>
    <w:rsid w:val="00495EA6"/>
    <w:rsid w:val="004A677B"/>
    <w:rsid w:val="004B1582"/>
    <w:rsid w:val="004B1668"/>
    <w:rsid w:val="004B393B"/>
    <w:rsid w:val="004B3B6C"/>
    <w:rsid w:val="004B764A"/>
    <w:rsid w:val="004C3093"/>
    <w:rsid w:val="004C475F"/>
    <w:rsid w:val="004C5F55"/>
    <w:rsid w:val="004C6C43"/>
    <w:rsid w:val="004D4812"/>
    <w:rsid w:val="004D777A"/>
    <w:rsid w:val="004E2A93"/>
    <w:rsid w:val="004E3DD6"/>
    <w:rsid w:val="004E41C1"/>
    <w:rsid w:val="004E6BD2"/>
    <w:rsid w:val="004E7A96"/>
    <w:rsid w:val="004F3207"/>
    <w:rsid w:val="004F3FD3"/>
    <w:rsid w:val="00500720"/>
    <w:rsid w:val="005010BF"/>
    <w:rsid w:val="0050110D"/>
    <w:rsid w:val="0051103B"/>
    <w:rsid w:val="00513105"/>
    <w:rsid w:val="00516C52"/>
    <w:rsid w:val="00523204"/>
    <w:rsid w:val="005248CC"/>
    <w:rsid w:val="00524F05"/>
    <w:rsid w:val="00534714"/>
    <w:rsid w:val="00543E1A"/>
    <w:rsid w:val="00553BB0"/>
    <w:rsid w:val="00553C81"/>
    <w:rsid w:val="00554C54"/>
    <w:rsid w:val="00560109"/>
    <w:rsid w:val="00561472"/>
    <w:rsid w:val="00561A71"/>
    <w:rsid w:val="00561F23"/>
    <w:rsid w:val="00572DFD"/>
    <w:rsid w:val="005732C0"/>
    <w:rsid w:val="00576E3A"/>
    <w:rsid w:val="00590B9B"/>
    <w:rsid w:val="00595AE7"/>
    <w:rsid w:val="00597804"/>
    <w:rsid w:val="005A0A00"/>
    <w:rsid w:val="005A5A41"/>
    <w:rsid w:val="005B065C"/>
    <w:rsid w:val="005B3A4F"/>
    <w:rsid w:val="005B57BE"/>
    <w:rsid w:val="005B77AB"/>
    <w:rsid w:val="005C163D"/>
    <w:rsid w:val="005C20FC"/>
    <w:rsid w:val="005C4DE2"/>
    <w:rsid w:val="005C4E76"/>
    <w:rsid w:val="005C7592"/>
    <w:rsid w:val="005D0090"/>
    <w:rsid w:val="005D4428"/>
    <w:rsid w:val="005D78D2"/>
    <w:rsid w:val="005E06CE"/>
    <w:rsid w:val="005E0EF3"/>
    <w:rsid w:val="005F6804"/>
    <w:rsid w:val="006031F5"/>
    <w:rsid w:val="00603D11"/>
    <w:rsid w:val="0060608B"/>
    <w:rsid w:val="00612DCE"/>
    <w:rsid w:val="0062771A"/>
    <w:rsid w:val="0063049B"/>
    <w:rsid w:val="006307D1"/>
    <w:rsid w:val="0064158F"/>
    <w:rsid w:val="006421D4"/>
    <w:rsid w:val="00642D6A"/>
    <w:rsid w:val="00643048"/>
    <w:rsid w:val="00645712"/>
    <w:rsid w:val="00651FC6"/>
    <w:rsid w:val="00657639"/>
    <w:rsid w:val="00660123"/>
    <w:rsid w:val="00663B27"/>
    <w:rsid w:val="006736AB"/>
    <w:rsid w:val="00674199"/>
    <w:rsid w:val="0067620A"/>
    <w:rsid w:val="00680C4C"/>
    <w:rsid w:val="00683C66"/>
    <w:rsid w:val="006908ED"/>
    <w:rsid w:val="006A0A70"/>
    <w:rsid w:val="006A19AB"/>
    <w:rsid w:val="006A4B3B"/>
    <w:rsid w:val="006A628D"/>
    <w:rsid w:val="006B1232"/>
    <w:rsid w:val="006B2507"/>
    <w:rsid w:val="006B3BB2"/>
    <w:rsid w:val="006B5906"/>
    <w:rsid w:val="006B5ACA"/>
    <w:rsid w:val="006C3400"/>
    <w:rsid w:val="006C40CE"/>
    <w:rsid w:val="006C5539"/>
    <w:rsid w:val="006C61B4"/>
    <w:rsid w:val="006C75EC"/>
    <w:rsid w:val="006C78AD"/>
    <w:rsid w:val="006D2597"/>
    <w:rsid w:val="006D6C8E"/>
    <w:rsid w:val="006E16C4"/>
    <w:rsid w:val="006E18D0"/>
    <w:rsid w:val="006E1C6F"/>
    <w:rsid w:val="006E267C"/>
    <w:rsid w:val="006E3B25"/>
    <w:rsid w:val="006E4C5D"/>
    <w:rsid w:val="006E544F"/>
    <w:rsid w:val="006F0837"/>
    <w:rsid w:val="006F25CB"/>
    <w:rsid w:val="006F4BFE"/>
    <w:rsid w:val="006F53C1"/>
    <w:rsid w:val="007014A7"/>
    <w:rsid w:val="00707B9B"/>
    <w:rsid w:val="007121F5"/>
    <w:rsid w:val="00723568"/>
    <w:rsid w:val="007247D5"/>
    <w:rsid w:val="00727176"/>
    <w:rsid w:val="00730426"/>
    <w:rsid w:val="0073096F"/>
    <w:rsid w:val="00735232"/>
    <w:rsid w:val="0073796B"/>
    <w:rsid w:val="007414AE"/>
    <w:rsid w:val="00746FD3"/>
    <w:rsid w:val="00754B06"/>
    <w:rsid w:val="007576D4"/>
    <w:rsid w:val="00776E2D"/>
    <w:rsid w:val="00780289"/>
    <w:rsid w:val="00780B6F"/>
    <w:rsid w:val="0078305B"/>
    <w:rsid w:val="00794DBD"/>
    <w:rsid w:val="0079789B"/>
    <w:rsid w:val="007A3F61"/>
    <w:rsid w:val="007A54E7"/>
    <w:rsid w:val="007B4445"/>
    <w:rsid w:val="007B7269"/>
    <w:rsid w:val="007C2E67"/>
    <w:rsid w:val="007C4907"/>
    <w:rsid w:val="007C4CF9"/>
    <w:rsid w:val="007D0DA3"/>
    <w:rsid w:val="007D2CB6"/>
    <w:rsid w:val="007D4461"/>
    <w:rsid w:val="007D6AE7"/>
    <w:rsid w:val="007E1CA7"/>
    <w:rsid w:val="007E1E39"/>
    <w:rsid w:val="007E6ECE"/>
    <w:rsid w:val="007F0407"/>
    <w:rsid w:val="007F3BEE"/>
    <w:rsid w:val="007F74DB"/>
    <w:rsid w:val="00801F8E"/>
    <w:rsid w:val="00802C4A"/>
    <w:rsid w:val="0082157B"/>
    <w:rsid w:val="00825704"/>
    <w:rsid w:val="00831744"/>
    <w:rsid w:val="0083606D"/>
    <w:rsid w:val="00836DE9"/>
    <w:rsid w:val="00837CB8"/>
    <w:rsid w:val="008407D7"/>
    <w:rsid w:val="00840F68"/>
    <w:rsid w:val="00842E05"/>
    <w:rsid w:val="008431B2"/>
    <w:rsid w:val="00851286"/>
    <w:rsid w:val="008525C0"/>
    <w:rsid w:val="00863EF6"/>
    <w:rsid w:val="00866118"/>
    <w:rsid w:val="00866AA1"/>
    <w:rsid w:val="008773D2"/>
    <w:rsid w:val="00880345"/>
    <w:rsid w:val="008828A2"/>
    <w:rsid w:val="00884915"/>
    <w:rsid w:val="0088495E"/>
    <w:rsid w:val="00886100"/>
    <w:rsid w:val="00886851"/>
    <w:rsid w:val="00891902"/>
    <w:rsid w:val="00892BD7"/>
    <w:rsid w:val="00895FAB"/>
    <w:rsid w:val="00896779"/>
    <w:rsid w:val="008A0590"/>
    <w:rsid w:val="008A7D53"/>
    <w:rsid w:val="008B37F4"/>
    <w:rsid w:val="008B44BD"/>
    <w:rsid w:val="008B5D0F"/>
    <w:rsid w:val="008B6FD1"/>
    <w:rsid w:val="008C3494"/>
    <w:rsid w:val="008C3D91"/>
    <w:rsid w:val="008C5CDD"/>
    <w:rsid w:val="008C69F6"/>
    <w:rsid w:val="008D0E43"/>
    <w:rsid w:val="008D5115"/>
    <w:rsid w:val="008D573E"/>
    <w:rsid w:val="008D652A"/>
    <w:rsid w:val="008E3086"/>
    <w:rsid w:val="008E37AE"/>
    <w:rsid w:val="008E4CD2"/>
    <w:rsid w:val="008E517B"/>
    <w:rsid w:val="008E6355"/>
    <w:rsid w:val="008F1FB6"/>
    <w:rsid w:val="00902D39"/>
    <w:rsid w:val="00902EB0"/>
    <w:rsid w:val="0090323D"/>
    <w:rsid w:val="009079C2"/>
    <w:rsid w:val="00915599"/>
    <w:rsid w:val="009222E1"/>
    <w:rsid w:val="00926144"/>
    <w:rsid w:val="00932FFB"/>
    <w:rsid w:val="0093363C"/>
    <w:rsid w:val="00934CEA"/>
    <w:rsid w:val="00941C74"/>
    <w:rsid w:val="009467BB"/>
    <w:rsid w:val="00951F50"/>
    <w:rsid w:val="00952974"/>
    <w:rsid w:val="009539FB"/>
    <w:rsid w:val="009542F3"/>
    <w:rsid w:val="00956E5B"/>
    <w:rsid w:val="009579E9"/>
    <w:rsid w:val="00961E10"/>
    <w:rsid w:val="009621C3"/>
    <w:rsid w:val="009727C2"/>
    <w:rsid w:val="00973969"/>
    <w:rsid w:val="009768FF"/>
    <w:rsid w:val="00977374"/>
    <w:rsid w:val="009800EB"/>
    <w:rsid w:val="00981C83"/>
    <w:rsid w:val="00985125"/>
    <w:rsid w:val="0098575B"/>
    <w:rsid w:val="009877D0"/>
    <w:rsid w:val="00990F4B"/>
    <w:rsid w:val="00993037"/>
    <w:rsid w:val="0099662C"/>
    <w:rsid w:val="009973C4"/>
    <w:rsid w:val="009A040D"/>
    <w:rsid w:val="009A351C"/>
    <w:rsid w:val="009A3A22"/>
    <w:rsid w:val="009A3E2E"/>
    <w:rsid w:val="009A56B8"/>
    <w:rsid w:val="009A6D0B"/>
    <w:rsid w:val="009B2A3D"/>
    <w:rsid w:val="009B5867"/>
    <w:rsid w:val="009C49E6"/>
    <w:rsid w:val="009C51D0"/>
    <w:rsid w:val="009C5F31"/>
    <w:rsid w:val="009D122E"/>
    <w:rsid w:val="009D128F"/>
    <w:rsid w:val="009D2F07"/>
    <w:rsid w:val="009D6797"/>
    <w:rsid w:val="009E0D0E"/>
    <w:rsid w:val="009E1B34"/>
    <w:rsid w:val="009F019B"/>
    <w:rsid w:val="009F0B00"/>
    <w:rsid w:val="009F26BE"/>
    <w:rsid w:val="00A042B9"/>
    <w:rsid w:val="00A050DA"/>
    <w:rsid w:val="00A064A2"/>
    <w:rsid w:val="00A07803"/>
    <w:rsid w:val="00A12FC7"/>
    <w:rsid w:val="00A22962"/>
    <w:rsid w:val="00A27A87"/>
    <w:rsid w:val="00A30DA9"/>
    <w:rsid w:val="00A32D9C"/>
    <w:rsid w:val="00A33139"/>
    <w:rsid w:val="00A36270"/>
    <w:rsid w:val="00A370FD"/>
    <w:rsid w:val="00A4151C"/>
    <w:rsid w:val="00A423DD"/>
    <w:rsid w:val="00A42E21"/>
    <w:rsid w:val="00A44556"/>
    <w:rsid w:val="00A44F86"/>
    <w:rsid w:val="00A479FA"/>
    <w:rsid w:val="00A47B4C"/>
    <w:rsid w:val="00A50528"/>
    <w:rsid w:val="00A51378"/>
    <w:rsid w:val="00A51C61"/>
    <w:rsid w:val="00A60A8D"/>
    <w:rsid w:val="00A61AD2"/>
    <w:rsid w:val="00A67746"/>
    <w:rsid w:val="00A7140B"/>
    <w:rsid w:val="00A84415"/>
    <w:rsid w:val="00A85368"/>
    <w:rsid w:val="00A86DFD"/>
    <w:rsid w:val="00A94082"/>
    <w:rsid w:val="00A97222"/>
    <w:rsid w:val="00AA459C"/>
    <w:rsid w:val="00AA55A6"/>
    <w:rsid w:val="00AA67BE"/>
    <w:rsid w:val="00AA6EEB"/>
    <w:rsid w:val="00AB25EB"/>
    <w:rsid w:val="00AC1CC2"/>
    <w:rsid w:val="00AC3E11"/>
    <w:rsid w:val="00AC53D3"/>
    <w:rsid w:val="00AC62A4"/>
    <w:rsid w:val="00AC6BBD"/>
    <w:rsid w:val="00AD3843"/>
    <w:rsid w:val="00AD39BE"/>
    <w:rsid w:val="00AD4BB5"/>
    <w:rsid w:val="00AE72EB"/>
    <w:rsid w:val="00AF3C54"/>
    <w:rsid w:val="00AF6340"/>
    <w:rsid w:val="00B038A5"/>
    <w:rsid w:val="00B1161F"/>
    <w:rsid w:val="00B11E73"/>
    <w:rsid w:val="00B136C0"/>
    <w:rsid w:val="00B268A9"/>
    <w:rsid w:val="00B2794A"/>
    <w:rsid w:val="00B27DF9"/>
    <w:rsid w:val="00B27F0B"/>
    <w:rsid w:val="00B46794"/>
    <w:rsid w:val="00B47BF6"/>
    <w:rsid w:val="00B52A1A"/>
    <w:rsid w:val="00B52B31"/>
    <w:rsid w:val="00B54BCB"/>
    <w:rsid w:val="00B54C25"/>
    <w:rsid w:val="00B56311"/>
    <w:rsid w:val="00B6090B"/>
    <w:rsid w:val="00B61D84"/>
    <w:rsid w:val="00B718FA"/>
    <w:rsid w:val="00B733FD"/>
    <w:rsid w:val="00B75D78"/>
    <w:rsid w:val="00B82003"/>
    <w:rsid w:val="00B83556"/>
    <w:rsid w:val="00B878EA"/>
    <w:rsid w:val="00B928CC"/>
    <w:rsid w:val="00B92F2F"/>
    <w:rsid w:val="00B94118"/>
    <w:rsid w:val="00B9446F"/>
    <w:rsid w:val="00BA3CCB"/>
    <w:rsid w:val="00BA3E2A"/>
    <w:rsid w:val="00BA6745"/>
    <w:rsid w:val="00BA6A18"/>
    <w:rsid w:val="00BB113D"/>
    <w:rsid w:val="00BB3389"/>
    <w:rsid w:val="00BB6F5B"/>
    <w:rsid w:val="00BC6D7C"/>
    <w:rsid w:val="00BC6DE5"/>
    <w:rsid w:val="00BD1A94"/>
    <w:rsid w:val="00BD5D8D"/>
    <w:rsid w:val="00BE07A7"/>
    <w:rsid w:val="00BE2009"/>
    <w:rsid w:val="00BE2D60"/>
    <w:rsid w:val="00BE4B31"/>
    <w:rsid w:val="00BE651F"/>
    <w:rsid w:val="00C03543"/>
    <w:rsid w:val="00C05CA8"/>
    <w:rsid w:val="00C11573"/>
    <w:rsid w:val="00C176B5"/>
    <w:rsid w:val="00C2294B"/>
    <w:rsid w:val="00C23E72"/>
    <w:rsid w:val="00C24B62"/>
    <w:rsid w:val="00C25D27"/>
    <w:rsid w:val="00C27782"/>
    <w:rsid w:val="00C27AD2"/>
    <w:rsid w:val="00C30098"/>
    <w:rsid w:val="00C371B3"/>
    <w:rsid w:val="00C44071"/>
    <w:rsid w:val="00C4438A"/>
    <w:rsid w:val="00C44B41"/>
    <w:rsid w:val="00C45461"/>
    <w:rsid w:val="00C572E6"/>
    <w:rsid w:val="00C62B52"/>
    <w:rsid w:val="00C70917"/>
    <w:rsid w:val="00C733F1"/>
    <w:rsid w:val="00C74761"/>
    <w:rsid w:val="00C747FF"/>
    <w:rsid w:val="00C8017A"/>
    <w:rsid w:val="00C8032F"/>
    <w:rsid w:val="00C83FE8"/>
    <w:rsid w:val="00C84740"/>
    <w:rsid w:val="00C9110D"/>
    <w:rsid w:val="00C91319"/>
    <w:rsid w:val="00C936E3"/>
    <w:rsid w:val="00C941B0"/>
    <w:rsid w:val="00C972DE"/>
    <w:rsid w:val="00CA3CDA"/>
    <w:rsid w:val="00CB1A25"/>
    <w:rsid w:val="00CB2F8D"/>
    <w:rsid w:val="00CB3FF2"/>
    <w:rsid w:val="00CB51D4"/>
    <w:rsid w:val="00CC0717"/>
    <w:rsid w:val="00CC0DE2"/>
    <w:rsid w:val="00CC20FC"/>
    <w:rsid w:val="00CC40D8"/>
    <w:rsid w:val="00CC4632"/>
    <w:rsid w:val="00CD4FB0"/>
    <w:rsid w:val="00CF4C4F"/>
    <w:rsid w:val="00CF57FB"/>
    <w:rsid w:val="00CF7F1E"/>
    <w:rsid w:val="00D00B4F"/>
    <w:rsid w:val="00D05B18"/>
    <w:rsid w:val="00D07506"/>
    <w:rsid w:val="00D07A4C"/>
    <w:rsid w:val="00D10AF4"/>
    <w:rsid w:val="00D1125F"/>
    <w:rsid w:val="00D1558E"/>
    <w:rsid w:val="00D21352"/>
    <w:rsid w:val="00D25074"/>
    <w:rsid w:val="00D26209"/>
    <w:rsid w:val="00D26D2D"/>
    <w:rsid w:val="00D27EE7"/>
    <w:rsid w:val="00D34069"/>
    <w:rsid w:val="00D35FE5"/>
    <w:rsid w:val="00D41F9B"/>
    <w:rsid w:val="00D54D36"/>
    <w:rsid w:val="00D57237"/>
    <w:rsid w:val="00D732E1"/>
    <w:rsid w:val="00D73947"/>
    <w:rsid w:val="00D74A44"/>
    <w:rsid w:val="00D83617"/>
    <w:rsid w:val="00D868B7"/>
    <w:rsid w:val="00D927AF"/>
    <w:rsid w:val="00DA288C"/>
    <w:rsid w:val="00DA331F"/>
    <w:rsid w:val="00DA6593"/>
    <w:rsid w:val="00DB4AF1"/>
    <w:rsid w:val="00DB56B4"/>
    <w:rsid w:val="00DB69D5"/>
    <w:rsid w:val="00DC02C5"/>
    <w:rsid w:val="00DC34AE"/>
    <w:rsid w:val="00DC49FA"/>
    <w:rsid w:val="00DC52E7"/>
    <w:rsid w:val="00DC7962"/>
    <w:rsid w:val="00DD097E"/>
    <w:rsid w:val="00DD636D"/>
    <w:rsid w:val="00DE2A58"/>
    <w:rsid w:val="00DF6003"/>
    <w:rsid w:val="00DF727C"/>
    <w:rsid w:val="00DF76C1"/>
    <w:rsid w:val="00DF79EA"/>
    <w:rsid w:val="00E02145"/>
    <w:rsid w:val="00E02413"/>
    <w:rsid w:val="00E03A5B"/>
    <w:rsid w:val="00E10242"/>
    <w:rsid w:val="00E10712"/>
    <w:rsid w:val="00E1361D"/>
    <w:rsid w:val="00E161C1"/>
    <w:rsid w:val="00E20A1F"/>
    <w:rsid w:val="00E230A4"/>
    <w:rsid w:val="00E245CF"/>
    <w:rsid w:val="00E24989"/>
    <w:rsid w:val="00E278E2"/>
    <w:rsid w:val="00E33489"/>
    <w:rsid w:val="00E357A7"/>
    <w:rsid w:val="00E37F8E"/>
    <w:rsid w:val="00E406BF"/>
    <w:rsid w:val="00E43365"/>
    <w:rsid w:val="00E525E0"/>
    <w:rsid w:val="00E52E97"/>
    <w:rsid w:val="00E5390F"/>
    <w:rsid w:val="00E71499"/>
    <w:rsid w:val="00E74BBC"/>
    <w:rsid w:val="00E80F54"/>
    <w:rsid w:val="00E8514B"/>
    <w:rsid w:val="00E86A57"/>
    <w:rsid w:val="00E92F32"/>
    <w:rsid w:val="00E93811"/>
    <w:rsid w:val="00E94E84"/>
    <w:rsid w:val="00EA2748"/>
    <w:rsid w:val="00EA3869"/>
    <w:rsid w:val="00EA3DB4"/>
    <w:rsid w:val="00EA508F"/>
    <w:rsid w:val="00EA73A9"/>
    <w:rsid w:val="00EA751C"/>
    <w:rsid w:val="00EA7BC5"/>
    <w:rsid w:val="00EB4135"/>
    <w:rsid w:val="00EB584A"/>
    <w:rsid w:val="00EB5F5C"/>
    <w:rsid w:val="00EB7061"/>
    <w:rsid w:val="00EC0A80"/>
    <w:rsid w:val="00EC1655"/>
    <w:rsid w:val="00EC4962"/>
    <w:rsid w:val="00ED3B09"/>
    <w:rsid w:val="00ED425F"/>
    <w:rsid w:val="00ED4888"/>
    <w:rsid w:val="00ED4920"/>
    <w:rsid w:val="00EE2779"/>
    <w:rsid w:val="00EF477D"/>
    <w:rsid w:val="00EF4B28"/>
    <w:rsid w:val="00EF629B"/>
    <w:rsid w:val="00F00F63"/>
    <w:rsid w:val="00F01B42"/>
    <w:rsid w:val="00F01FA9"/>
    <w:rsid w:val="00F0478E"/>
    <w:rsid w:val="00F04FD5"/>
    <w:rsid w:val="00F10C9B"/>
    <w:rsid w:val="00F119DC"/>
    <w:rsid w:val="00F13CF4"/>
    <w:rsid w:val="00F1640B"/>
    <w:rsid w:val="00F17DC3"/>
    <w:rsid w:val="00F239D8"/>
    <w:rsid w:val="00F3426D"/>
    <w:rsid w:val="00F34FF2"/>
    <w:rsid w:val="00F444B6"/>
    <w:rsid w:val="00F452FC"/>
    <w:rsid w:val="00F455B8"/>
    <w:rsid w:val="00F455DD"/>
    <w:rsid w:val="00F473B9"/>
    <w:rsid w:val="00F474ED"/>
    <w:rsid w:val="00F47B15"/>
    <w:rsid w:val="00F52158"/>
    <w:rsid w:val="00F52E65"/>
    <w:rsid w:val="00F53C82"/>
    <w:rsid w:val="00F53D88"/>
    <w:rsid w:val="00F552ED"/>
    <w:rsid w:val="00F56AF5"/>
    <w:rsid w:val="00F63934"/>
    <w:rsid w:val="00F66C48"/>
    <w:rsid w:val="00F7018C"/>
    <w:rsid w:val="00F72BCD"/>
    <w:rsid w:val="00F846A7"/>
    <w:rsid w:val="00F84D94"/>
    <w:rsid w:val="00F85292"/>
    <w:rsid w:val="00F90230"/>
    <w:rsid w:val="00F905B4"/>
    <w:rsid w:val="00FA05B2"/>
    <w:rsid w:val="00FA0CB1"/>
    <w:rsid w:val="00FA5C06"/>
    <w:rsid w:val="00FB4803"/>
    <w:rsid w:val="00FC08B2"/>
    <w:rsid w:val="00FD416E"/>
    <w:rsid w:val="00FD5163"/>
    <w:rsid w:val="00FE0F27"/>
    <w:rsid w:val="00FE15ED"/>
    <w:rsid w:val="00FE1D69"/>
    <w:rsid w:val="00FE1D6A"/>
    <w:rsid w:val="00FE1D70"/>
    <w:rsid w:val="00FE7460"/>
    <w:rsid w:val="00FF12EC"/>
    <w:rsid w:val="00FF2915"/>
    <w:rsid w:val="00FF583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DED2B"/>
  <w15:docId w15:val="{94F9FFAE-3431-4F65-9072-6D4B31C09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Ttulo3">
    <w:name w:val="heading 3"/>
    <w:basedOn w:val="Normal"/>
    <w:next w:val="Normal"/>
    <w:link w:val="Ttulo3Car"/>
    <w:uiPriority w:val="9"/>
    <w:unhideWhenUsed/>
    <w:qFormat/>
    <w:rsid w:val="009B5867"/>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7340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link w:val="PrrafodelistaCar"/>
    <w:uiPriority w:val="34"/>
    <w:qFormat/>
    <w:rsid w:val="0017340B"/>
    <w:pPr>
      <w:ind w:left="720"/>
      <w:contextualSpacing/>
    </w:pPr>
  </w:style>
  <w:style w:type="paragraph" w:styleId="Piedepgina">
    <w:name w:val="footer"/>
    <w:basedOn w:val="Normal"/>
    <w:link w:val="PiedepginaCar"/>
    <w:uiPriority w:val="99"/>
    <w:unhideWhenUsed/>
    <w:rsid w:val="009A040D"/>
    <w:pPr>
      <w:tabs>
        <w:tab w:val="center" w:pos="4252"/>
        <w:tab w:val="right" w:pos="8504"/>
      </w:tabs>
      <w:spacing w:after="0" w:line="240" w:lineRule="auto"/>
      <w:jc w:val="both"/>
    </w:pPr>
    <w:rPr>
      <w:rFonts w:eastAsia="Calibri"/>
    </w:rPr>
  </w:style>
  <w:style w:type="character" w:customStyle="1" w:styleId="PiedepginaCar">
    <w:name w:val="Pie de página Car"/>
    <w:link w:val="Piedepgina"/>
    <w:uiPriority w:val="99"/>
    <w:rsid w:val="009A040D"/>
    <w:rPr>
      <w:rFonts w:ascii="Calibri" w:eastAsia="Calibri" w:hAnsi="Calibri" w:cs="Times New Roman"/>
    </w:rPr>
  </w:style>
  <w:style w:type="character" w:styleId="Hipervnculo">
    <w:name w:val="Hyperlink"/>
    <w:uiPriority w:val="99"/>
    <w:unhideWhenUsed/>
    <w:rsid w:val="009A040D"/>
    <w:rPr>
      <w:color w:val="0000FF"/>
      <w:u w:val="single"/>
    </w:rPr>
  </w:style>
  <w:style w:type="paragraph" w:styleId="Encabezado">
    <w:name w:val="header"/>
    <w:basedOn w:val="Normal"/>
    <w:link w:val="EncabezadoCar"/>
    <w:uiPriority w:val="99"/>
    <w:unhideWhenUsed/>
    <w:rsid w:val="00E245C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245CF"/>
  </w:style>
  <w:style w:type="paragraph" w:styleId="Textodeglobo">
    <w:name w:val="Balloon Text"/>
    <w:basedOn w:val="Normal"/>
    <w:link w:val="TextodegloboCar"/>
    <w:uiPriority w:val="99"/>
    <w:semiHidden/>
    <w:unhideWhenUsed/>
    <w:rsid w:val="00E245CF"/>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E245CF"/>
    <w:rPr>
      <w:rFonts w:ascii="Tahoma" w:hAnsi="Tahoma" w:cs="Tahoma"/>
      <w:sz w:val="16"/>
      <w:szCs w:val="16"/>
    </w:rPr>
  </w:style>
  <w:style w:type="paragraph" w:styleId="Sinespaciado">
    <w:name w:val="No Spacing"/>
    <w:link w:val="SinespaciadoCar"/>
    <w:uiPriority w:val="1"/>
    <w:qFormat/>
    <w:rsid w:val="0051103B"/>
    <w:rPr>
      <w:sz w:val="22"/>
      <w:szCs w:val="22"/>
    </w:rPr>
  </w:style>
  <w:style w:type="character" w:styleId="Refdecomentario">
    <w:name w:val="annotation reference"/>
    <w:uiPriority w:val="99"/>
    <w:semiHidden/>
    <w:unhideWhenUsed/>
    <w:rsid w:val="002A06B0"/>
    <w:rPr>
      <w:sz w:val="16"/>
      <w:szCs w:val="16"/>
    </w:rPr>
  </w:style>
  <w:style w:type="paragraph" w:styleId="Textocomentario">
    <w:name w:val="annotation text"/>
    <w:basedOn w:val="Normal"/>
    <w:link w:val="TextocomentarioCar"/>
    <w:uiPriority w:val="99"/>
    <w:unhideWhenUsed/>
    <w:rsid w:val="002A06B0"/>
    <w:pPr>
      <w:spacing w:line="240" w:lineRule="auto"/>
    </w:pPr>
    <w:rPr>
      <w:sz w:val="20"/>
      <w:szCs w:val="20"/>
    </w:rPr>
  </w:style>
  <w:style w:type="character" w:customStyle="1" w:styleId="TextocomentarioCar">
    <w:name w:val="Texto comentario Car"/>
    <w:link w:val="Textocomentario"/>
    <w:uiPriority w:val="99"/>
    <w:rsid w:val="002A06B0"/>
    <w:rPr>
      <w:sz w:val="20"/>
      <w:szCs w:val="20"/>
    </w:rPr>
  </w:style>
  <w:style w:type="paragraph" w:styleId="Asuntodelcomentario">
    <w:name w:val="annotation subject"/>
    <w:basedOn w:val="Textocomentario"/>
    <w:next w:val="Textocomentario"/>
    <w:link w:val="AsuntodelcomentarioCar"/>
    <w:uiPriority w:val="99"/>
    <w:semiHidden/>
    <w:unhideWhenUsed/>
    <w:rsid w:val="002A06B0"/>
    <w:rPr>
      <w:b/>
      <w:bCs/>
    </w:rPr>
  </w:style>
  <w:style w:type="character" w:customStyle="1" w:styleId="AsuntodelcomentarioCar">
    <w:name w:val="Asunto del comentario Car"/>
    <w:link w:val="Asuntodelcomentario"/>
    <w:uiPriority w:val="99"/>
    <w:semiHidden/>
    <w:rsid w:val="002A06B0"/>
    <w:rPr>
      <w:b/>
      <w:bCs/>
      <w:sz w:val="20"/>
      <w:szCs w:val="20"/>
    </w:rPr>
  </w:style>
  <w:style w:type="character" w:styleId="nfasis">
    <w:name w:val="Emphasis"/>
    <w:uiPriority w:val="20"/>
    <w:qFormat/>
    <w:rsid w:val="00155ACB"/>
    <w:rPr>
      <w:i/>
      <w:iCs/>
    </w:rPr>
  </w:style>
  <w:style w:type="paragraph" w:styleId="NormalWeb">
    <w:name w:val="Normal (Web)"/>
    <w:basedOn w:val="Normal"/>
    <w:uiPriority w:val="99"/>
    <w:unhideWhenUsed/>
    <w:rsid w:val="004630DE"/>
    <w:pPr>
      <w:spacing w:before="100" w:beforeAutospacing="1" w:after="100" w:afterAutospacing="1" w:line="240" w:lineRule="auto"/>
    </w:pPr>
    <w:rPr>
      <w:rFonts w:ascii="Times New Roman" w:hAnsi="Times New Roman"/>
      <w:sz w:val="24"/>
      <w:szCs w:val="24"/>
      <w:lang w:val="es-ES" w:eastAsia="es-ES"/>
    </w:rPr>
  </w:style>
  <w:style w:type="character" w:styleId="Textoennegrita">
    <w:name w:val="Strong"/>
    <w:uiPriority w:val="22"/>
    <w:qFormat/>
    <w:rsid w:val="004630DE"/>
    <w:rPr>
      <w:b/>
      <w:bCs/>
    </w:rPr>
  </w:style>
  <w:style w:type="paragraph" w:customStyle="1" w:styleId="Default">
    <w:name w:val="Default"/>
    <w:uiPriority w:val="1"/>
    <w:rsid w:val="004630DE"/>
    <w:pPr>
      <w:autoSpaceDE w:val="0"/>
      <w:autoSpaceDN w:val="0"/>
      <w:adjustRightInd w:val="0"/>
    </w:pPr>
    <w:rPr>
      <w:rFonts w:ascii="Arial" w:hAnsi="Arial" w:cs="Arial"/>
      <w:color w:val="000000"/>
      <w:sz w:val="24"/>
      <w:szCs w:val="24"/>
      <w:lang w:eastAsia="es-ES"/>
    </w:rPr>
  </w:style>
  <w:style w:type="paragraph" w:customStyle="1" w:styleId="PreformattedText">
    <w:name w:val="Preformatted Text"/>
    <w:basedOn w:val="Normal"/>
    <w:qFormat/>
    <w:rsid w:val="009973C4"/>
    <w:pPr>
      <w:widowControl w:val="0"/>
      <w:suppressAutoHyphens/>
      <w:spacing w:after="0" w:line="240" w:lineRule="auto"/>
    </w:pPr>
    <w:rPr>
      <w:rFonts w:ascii="Liberation Mono" w:eastAsia="Liberation Mono" w:hAnsi="Liberation Mono" w:cs="Liberation Mono"/>
      <w:sz w:val="20"/>
      <w:szCs w:val="20"/>
      <w:lang w:val="en-US" w:eastAsia="zh-CN" w:bidi="hi-IN"/>
    </w:rPr>
  </w:style>
  <w:style w:type="character" w:customStyle="1" w:styleId="SinespaciadoCar">
    <w:name w:val="Sin espaciado Car"/>
    <w:link w:val="Sinespaciado"/>
    <w:uiPriority w:val="1"/>
    <w:rsid w:val="009973C4"/>
    <w:rPr>
      <w:sz w:val="22"/>
      <w:szCs w:val="22"/>
    </w:rPr>
  </w:style>
  <w:style w:type="character" w:customStyle="1" w:styleId="Ttulo3Car">
    <w:name w:val="Título 3 Car"/>
    <w:basedOn w:val="Fuentedeprrafopredeter"/>
    <w:link w:val="Ttulo3"/>
    <w:uiPriority w:val="9"/>
    <w:rsid w:val="009B5867"/>
    <w:rPr>
      <w:rFonts w:asciiTheme="minorHAnsi" w:eastAsiaTheme="majorEastAsia" w:hAnsiTheme="minorHAnsi" w:cstheme="majorBidi"/>
      <w:color w:val="0F4761" w:themeColor="accent1" w:themeShade="BF"/>
      <w:kern w:val="2"/>
      <w:sz w:val="28"/>
      <w:szCs w:val="28"/>
      <w:lang w:eastAsia="en-US"/>
      <w14:ligatures w14:val="standardContextual"/>
    </w:rPr>
  </w:style>
  <w:style w:type="table" w:styleId="Tablaconcuadrculaclara">
    <w:name w:val="Grid Table Light"/>
    <w:basedOn w:val="Tablanormal"/>
    <w:uiPriority w:val="40"/>
    <w:rsid w:val="00E406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42"/>
    <w:rsid w:val="0033753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6concolores">
    <w:name w:val="List Table 6 Colorful"/>
    <w:basedOn w:val="Tablanormal"/>
    <w:uiPriority w:val="51"/>
    <w:rsid w:val="00337537"/>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Descripcin">
    <w:name w:val="caption"/>
    <w:basedOn w:val="Normal"/>
    <w:next w:val="Normal"/>
    <w:uiPriority w:val="35"/>
    <w:unhideWhenUsed/>
    <w:qFormat/>
    <w:rsid w:val="00B718FA"/>
    <w:pPr>
      <w:spacing w:line="240" w:lineRule="auto"/>
    </w:pPr>
    <w:rPr>
      <w:i/>
      <w:iCs/>
      <w:color w:val="0E2841" w:themeColor="text2"/>
      <w:sz w:val="18"/>
      <w:szCs w:val="18"/>
    </w:rPr>
  </w:style>
  <w:style w:type="table" w:styleId="Tabladelista2">
    <w:name w:val="List Table 2"/>
    <w:basedOn w:val="Tablanormal"/>
    <w:uiPriority w:val="47"/>
    <w:rsid w:val="00973969"/>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
    <w:name w:val="Grid Table 1 Light"/>
    <w:basedOn w:val="Tablanormal"/>
    <w:uiPriority w:val="46"/>
    <w:rsid w:val="0019658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Refdenotaalpie">
    <w:name w:val="footnote reference"/>
    <w:uiPriority w:val="99"/>
    <w:semiHidden/>
    <w:unhideWhenUsed/>
    <w:rsid w:val="003F6B42"/>
    <w:rPr>
      <w:vertAlign w:val="superscript"/>
    </w:rPr>
  </w:style>
  <w:style w:type="paragraph" w:styleId="Textonotapie">
    <w:name w:val="footnote text"/>
    <w:basedOn w:val="Normal"/>
    <w:link w:val="TextonotapieCar"/>
    <w:uiPriority w:val="99"/>
    <w:semiHidden/>
    <w:unhideWhenUsed/>
    <w:rsid w:val="003F6B42"/>
    <w:pPr>
      <w:spacing w:after="0" w:line="240" w:lineRule="auto"/>
    </w:pPr>
    <w:rPr>
      <w:rFonts w:asciiTheme="minorHAnsi" w:eastAsiaTheme="minorEastAsia" w:hAnsiTheme="minorHAnsi" w:cstheme="minorBidi"/>
      <w:sz w:val="20"/>
      <w:szCs w:val="20"/>
    </w:rPr>
  </w:style>
  <w:style w:type="character" w:customStyle="1" w:styleId="TextonotapieCar">
    <w:name w:val="Texto nota pie Car"/>
    <w:basedOn w:val="Fuentedeprrafopredeter"/>
    <w:link w:val="Textonotapie"/>
    <w:uiPriority w:val="99"/>
    <w:semiHidden/>
    <w:rsid w:val="003F6B42"/>
    <w:rPr>
      <w:rFonts w:asciiTheme="minorHAnsi" w:eastAsiaTheme="minorEastAsia" w:hAnsiTheme="minorHAnsi" w:cstheme="minorBidi"/>
    </w:rPr>
  </w:style>
  <w:style w:type="character" w:customStyle="1" w:styleId="PrrafodelistaCar">
    <w:name w:val="Párrafo de lista Car"/>
    <w:link w:val="Prrafodelista"/>
    <w:uiPriority w:val="34"/>
    <w:rsid w:val="003F6B42"/>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84609">
      <w:bodyDiv w:val="1"/>
      <w:marLeft w:val="0"/>
      <w:marRight w:val="0"/>
      <w:marTop w:val="0"/>
      <w:marBottom w:val="0"/>
      <w:divBdr>
        <w:top w:val="none" w:sz="0" w:space="0" w:color="auto"/>
        <w:left w:val="none" w:sz="0" w:space="0" w:color="auto"/>
        <w:bottom w:val="none" w:sz="0" w:space="0" w:color="auto"/>
        <w:right w:val="none" w:sz="0" w:space="0" w:color="auto"/>
      </w:divBdr>
      <w:divsChild>
        <w:div w:id="14885518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055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41407">
      <w:bodyDiv w:val="1"/>
      <w:marLeft w:val="0"/>
      <w:marRight w:val="0"/>
      <w:marTop w:val="0"/>
      <w:marBottom w:val="0"/>
      <w:divBdr>
        <w:top w:val="none" w:sz="0" w:space="0" w:color="auto"/>
        <w:left w:val="none" w:sz="0" w:space="0" w:color="auto"/>
        <w:bottom w:val="none" w:sz="0" w:space="0" w:color="auto"/>
        <w:right w:val="none" w:sz="0" w:space="0" w:color="auto"/>
      </w:divBdr>
    </w:div>
    <w:div w:id="132526409">
      <w:bodyDiv w:val="1"/>
      <w:marLeft w:val="0"/>
      <w:marRight w:val="0"/>
      <w:marTop w:val="0"/>
      <w:marBottom w:val="0"/>
      <w:divBdr>
        <w:top w:val="none" w:sz="0" w:space="0" w:color="auto"/>
        <w:left w:val="none" w:sz="0" w:space="0" w:color="auto"/>
        <w:bottom w:val="none" w:sz="0" w:space="0" w:color="auto"/>
        <w:right w:val="none" w:sz="0" w:space="0" w:color="auto"/>
      </w:divBdr>
    </w:div>
    <w:div w:id="192117919">
      <w:bodyDiv w:val="1"/>
      <w:marLeft w:val="0"/>
      <w:marRight w:val="0"/>
      <w:marTop w:val="0"/>
      <w:marBottom w:val="0"/>
      <w:divBdr>
        <w:top w:val="none" w:sz="0" w:space="0" w:color="auto"/>
        <w:left w:val="none" w:sz="0" w:space="0" w:color="auto"/>
        <w:bottom w:val="none" w:sz="0" w:space="0" w:color="auto"/>
        <w:right w:val="none" w:sz="0" w:space="0" w:color="auto"/>
      </w:divBdr>
    </w:div>
    <w:div w:id="259458695">
      <w:bodyDiv w:val="1"/>
      <w:marLeft w:val="0"/>
      <w:marRight w:val="0"/>
      <w:marTop w:val="0"/>
      <w:marBottom w:val="0"/>
      <w:divBdr>
        <w:top w:val="none" w:sz="0" w:space="0" w:color="auto"/>
        <w:left w:val="none" w:sz="0" w:space="0" w:color="auto"/>
        <w:bottom w:val="none" w:sz="0" w:space="0" w:color="auto"/>
        <w:right w:val="none" w:sz="0" w:space="0" w:color="auto"/>
      </w:divBdr>
    </w:div>
    <w:div w:id="262497367">
      <w:bodyDiv w:val="1"/>
      <w:marLeft w:val="0"/>
      <w:marRight w:val="0"/>
      <w:marTop w:val="0"/>
      <w:marBottom w:val="0"/>
      <w:divBdr>
        <w:top w:val="none" w:sz="0" w:space="0" w:color="auto"/>
        <w:left w:val="none" w:sz="0" w:space="0" w:color="auto"/>
        <w:bottom w:val="none" w:sz="0" w:space="0" w:color="auto"/>
        <w:right w:val="none" w:sz="0" w:space="0" w:color="auto"/>
      </w:divBdr>
    </w:div>
    <w:div w:id="311494411">
      <w:bodyDiv w:val="1"/>
      <w:marLeft w:val="0"/>
      <w:marRight w:val="0"/>
      <w:marTop w:val="0"/>
      <w:marBottom w:val="0"/>
      <w:divBdr>
        <w:top w:val="none" w:sz="0" w:space="0" w:color="auto"/>
        <w:left w:val="none" w:sz="0" w:space="0" w:color="auto"/>
        <w:bottom w:val="none" w:sz="0" w:space="0" w:color="auto"/>
        <w:right w:val="none" w:sz="0" w:space="0" w:color="auto"/>
      </w:divBdr>
      <w:divsChild>
        <w:div w:id="1900171176">
          <w:marLeft w:val="0"/>
          <w:marRight w:val="0"/>
          <w:marTop w:val="0"/>
          <w:marBottom w:val="0"/>
          <w:divBdr>
            <w:top w:val="none" w:sz="0" w:space="0" w:color="auto"/>
            <w:left w:val="none" w:sz="0" w:space="0" w:color="auto"/>
            <w:bottom w:val="none" w:sz="0" w:space="0" w:color="auto"/>
            <w:right w:val="none" w:sz="0" w:space="0" w:color="auto"/>
          </w:divBdr>
          <w:divsChild>
            <w:div w:id="140074187">
              <w:marLeft w:val="0"/>
              <w:marRight w:val="0"/>
              <w:marTop w:val="0"/>
              <w:marBottom w:val="0"/>
              <w:divBdr>
                <w:top w:val="none" w:sz="0" w:space="0" w:color="auto"/>
                <w:left w:val="none" w:sz="0" w:space="0" w:color="auto"/>
                <w:bottom w:val="none" w:sz="0" w:space="0" w:color="auto"/>
                <w:right w:val="none" w:sz="0" w:space="0" w:color="auto"/>
              </w:divBdr>
            </w:div>
          </w:divsChild>
        </w:div>
        <w:div w:id="2041971019">
          <w:marLeft w:val="0"/>
          <w:marRight w:val="0"/>
          <w:marTop w:val="0"/>
          <w:marBottom w:val="0"/>
          <w:divBdr>
            <w:top w:val="none" w:sz="0" w:space="0" w:color="auto"/>
            <w:left w:val="none" w:sz="0" w:space="0" w:color="auto"/>
            <w:bottom w:val="none" w:sz="0" w:space="0" w:color="auto"/>
            <w:right w:val="none" w:sz="0" w:space="0" w:color="auto"/>
          </w:divBdr>
          <w:divsChild>
            <w:div w:id="4063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09144">
      <w:bodyDiv w:val="1"/>
      <w:marLeft w:val="0"/>
      <w:marRight w:val="0"/>
      <w:marTop w:val="0"/>
      <w:marBottom w:val="0"/>
      <w:divBdr>
        <w:top w:val="none" w:sz="0" w:space="0" w:color="auto"/>
        <w:left w:val="none" w:sz="0" w:space="0" w:color="auto"/>
        <w:bottom w:val="none" w:sz="0" w:space="0" w:color="auto"/>
        <w:right w:val="none" w:sz="0" w:space="0" w:color="auto"/>
      </w:divBdr>
    </w:div>
    <w:div w:id="500044362">
      <w:bodyDiv w:val="1"/>
      <w:marLeft w:val="0"/>
      <w:marRight w:val="0"/>
      <w:marTop w:val="0"/>
      <w:marBottom w:val="0"/>
      <w:divBdr>
        <w:top w:val="none" w:sz="0" w:space="0" w:color="auto"/>
        <w:left w:val="none" w:sz="0" w:space="0" w:color="auto"/>
        <w:bottom w:val="none" w:sz="0" w:space="0" w:color="auto"/>
        <w:right w:val="none" w:sz="0" w:space="0" w:color="auto"/>
      </w:divBdr>
    </w:div>
    <w:div w:id="502863054">
      <w:bodyDiv w:val="1"/>
      <w:marLeft w:val="0"/>
      <w:marRight w:val="0"/>
      <w:marTop w:val="0"/>
      <w:marBottom w:val="0"/>
      <w:divBdr>
        <w:top w:val="none" w:sz="0" w:space="0" w:color="auto"/>
        <w:left w:val="none" w:sz="0" w:space="0" w:color="auto"/>
        <w:bottom w:val="none" w:sz="0" w:space="0" w:color="auto"/>
        <w:right w:val="none" w:sz="0" w:space="0" w:color="auto"/>
      </w:divBdr>
    </w:div>
    <w:div w:id="503782343">
      <w:bodyDiv w:val="1"/>
      <w:marLeft w:val="0"/>
      <w:marRight w:val="0"/>
      <w:marTop w:val="0"/>
      <w:marBottom w:val="0"/>
      <w:divBdr>
        <w:top w:val="none" w:sz="0" w:space="0" w:color="auto"/>
        <w:left w:val="none" w:sz="0" w:space="0" w:color="auto"/>
        <w:bottom w:val="none" w:sz="0" w:space="0" w:color="auto"/>
        <w:right w:val="none" w:sz="0" w:space="0" w:color="auto"/>
      </w:divBdr>
      <w:divsChild>
        <w:div w:id="1905725285">
          <w:marLeft w:val="0"/>
          <w:marRight w:val="0"/>
          <w:marTop w:val="0"/>
          <w:marBottom w:val="0"/>
          <w:divBdr>
            <w:top w:val="none" w:sz="0" w:space="0" w:color="auto"/>
            <w:left w:val="none" w:sz="0" w:space="0" w:color="auto"/>
            <w:bottom w:val="none" w:sz="0" w:space="0" w:color="auto"/>
            <w:right w:val="none" w:sz="0" w:space="0" w:color="auto"/>
          </w:divBdr>
          <w:divsChild>
            <w:div w:id="4653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156740">
      <w:bodyDiv w:val="1"/>
      <w:marLeft w:val="0"/>
      <w:marRight w:val="0"/>
      <w:marTop w:val="0"/>
      <w:marBottom w:val="0"/>
      <w:divBdr>
        <w:top w:val="none" w:sz="0" w:space="0" w:color="auto"/>
        <w:left w:val="none" w:sz="0" w:space="0" w:color="auto"/>
        <w:bottom w:val="none" w:sz="0" w:space="0" w:color="auto"/>
        <w:right w:val="none" w:sz="0" w:space="0" w:color="auto"/>
      </w:divBdr>
    </w:div>
    <w:div w:id="571815952">
      <w:bodyDiv w:val="1"/>
      <w:marLeft w:val="0"/>
      <w:marRight w:val="0"/>
      <w:marTop w:val="0"/>
      <w:marBottom w:val="0"/>
      <w:divBdr>
        <w:top w:val="none" w:sz="0" w:space="0" w:color="auto"/>
        <w:left w:val="none" w:sz="0" w:space="0" w:color="auto"/>
        <w:bottom w:val="none" w:sz="0" w:space="0" w:color="auto"/>
        <w:right w:val="none" w:sz="0" w:space="0" w:color="auto"/>
      </w:divBdr>
    </w:div>
    <w:div w:id="608048963">
      <w:bodyDiv w:val="1"/>
      <w:marLeft w:val="0"/>
      <w:marRight w:val="0"/>
      <w:marTop w:val="0"/>
      <w:marBottom w:val="0"/>
      <w:divBdr>
        <w:top w:val="none" w:sz="0" w:space="0" w:color="auto"/>
        <w:left w:val="none" w:sz="0" w:space="0" w:color="auto"/>
        <w:bottom w:val="none" w:sz="0" w:space="0" w:color="auto"/>
        <w:right w:val="none" w:sz="0" w:space="0" w:color="auto"/>
      </w:divBdr>
    </w:div>
    <w:div w:id="622922324">
      <w:bodyDiv w:val="1"/>
      <w:marLeft w:val="0"/>
      <w:marRight w:val="0"/>
      <w:marTop w:val="0"/>
      <w:marBottom w:val="0"/>
      <w:divBdr>
        <w:top w:val="none" w:sz="0" w:space="0" w:color="auto"/>
        <w:left w:val="none" w:sz="0" w:space="0" w:color="auto"/>
        <w:bottom w:val="none" w:sz="0" w:space="0" w:color="auto"/>
        <w:right w:val="none" w:sz="0" w:space="0" w:color="auto"/>
      </w:divBdr>
      <w:divsChild>
        <w:div w:id="1786658668">
          <w:marLeft w:val="0"/>
          <w:marRight w:val="0"/>
          <w:marTop w:val="0"/>
          <w:marBottom w:val="0"/>
          <w:divBdr>
            <w:top w:val="none" w:sz="0" w:space="0" w:color="auto"/>
            <w:left w:val="none" w:sz="0" w:space="0" w:color="auto"/>
            <w:bottom w:val="none" w:sz="0" w:space="0" w:color="auto"/>
            <w:right w:val="none" w:sz="0" w:space="0" w:color="auto"/>
          </w:divBdr>
          <w:divsChild>
            <w:div w:id="180075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84569">
      <w:bodyDiv w:val="1"/>
      <w:marLeft w:val="0"/>
      <w:marRight w:val="0"/>
      <w:marTop w:val="0"/>
      <w:marBottom w:val="0"/>
      <w:divBdr>
        <w:top w:val="none" w:sz="0" w:space="0" w:color="auto"/>
        <w:left w:val="none" w:sz="0" w:space="0" w:color="auto"/>
        <w:bottom w:val="none" w:sz="0" w:space="0" w:color="auto"/>
        <w:right w:val="none" w:sz="0" w:space="0" w:color="auto"/>
      </w:divBdr>
      <w:divsChild>
        <w:div w:id="2013296045">
          <w:marLeft w:val="0"/>
          <w:marRight w:val="0"/>
          <w:marTop w:val="0"/>
          <w:marBottom w:val="0"/>
          <w:divBdr>
            <w:top w:val="none" w:sz="0" w:space="0" w:color="auto"/>
            <w:left w:val="none" w:sz="0" w:space="0" w:color="auto"/>
            <w:bottom w:val="none" w:sz="0" w:space="0" w:color="auto"/>
            <w:right w:val="none" w:sz="0" w:space="0" w:color="auto"/>
          </w:divBdr>
          <w:divsChild>
            <w:div w:id="172425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34080">
      <w:bodyDiv w:val="1"/>
      <w:marLeft w:val="0"/>
      <w:marRight w:val="0"/>
      <w:marTop w:val="0"/>
      <w:marBottom w:val="0"/>
      <w:divBdr>
        <w:top w:val="none" w:sz="0" w:space="0" w:color="auto"/>
        <w:left w:val="none" w:sz="0" w:space="0" w:color="auto"/>
        <w:bottom w:val="none" w:sz="0" w:space="0" w:color="auto"/>
        <w:right w:val="none" w:sz="0" w:space="0" w:color="auto"/>
      </w:divBdr>
      <w:divsChild>
        <w:div w:id="389690649">
          <w:marLeft w:val="0"/>
          <w:marRight w:val="0"/>
          <w:marTop w:val="0"/>
          <w:marBottom w:val="0"/>
          <w:divBdr>
            <w:top w:val="none" w:sz="0" w:space="0" w:color="auto"/>
            <w:left w:val="none" w:sz="0" w:space="0" w:color="auto"/>
            <w:bottom w:val="none" w:sz="0" w:space="0" w:color="auto"/>
            <w:right w:val="none" w:sz="0" w:space="0" w:color="auto"/>
          </w:divBdr>
          <w:divsChild>
            <w:div w:id="181714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53516">
      <w:bodyDiv w:val="1"/>
      <w:marLeft w:val="0"/>
      <w:marRight w:val="0"/>
      <w:marTop w:val="0"/>
      <w:marBottom w:val="0"/>
      <w:divBdr>
        <w:top w:val="none" w:sz="0" w:space="0" w:color="auto"/>
        <w:left w:val="none" w:sz="0" w:space="0" w:color="auto"/>
        <w:bottom w:val="none" w:sz="0" w:space="0" w:color="auto"/>
        <w:right w:val="none" w:sz="0" w:space="0" w:color="auto"/>
      </w:divBdr>
    </w:div>
    <w:div w:id="705448315">
      <w:bodyDiv w:val="1"/>
      <w:marLeft w:val="0"/>
      <w:marRight w:val="0"/>
      <w:marTop w:val="0"/>
      <w:marBottom w:val="0"/>
      <w:divBdr>
        <w:top w:val="none" w:sz="0" w:space="0" w:color="auto"/>
        <w:left w:val="none" w:sz="0" w:space="0" w:color="auto"/>
        <w:bottom w:val="none" w:sz="0" w:space="0" w:color="auto"/>
        <w:right w:val="none" w:sz="0" w:space="0" w:color="auto"/>
      </w:divBdr>
      <w:divsChild>
        <w:div w:id="782116127">
          <w:marLeft w:val="0"/>
          <w:marRight w:val="0"/>
          <w:marTop w:val="0"/>
          <w:marBottom w:val="0"/>
          <w:divBdr>
            <w:top w:val="none" w:sz="0" w:space="0" w:color="auto"/>
            <w:left w:val="none" w:sz="0" w:space="0" w:color="auto"/>
            <w:bottom w:val="none" w:sz="0" w:space="0" w:color="auto"/>
            <w:right w:val="none" w:sz="0" w:space="0" w:color="auto"/>
          </w:divBdr>
          <w:divsChild>
            <w:div w:id="20676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63769">
      <w:bodyDiv w:val="1"/>
      <w:marLeft w:val="0"/>
      <w:marRight w:val="0"/>
      <w:marTop w:val="0"/>
      <w:marBottom w:val="0"/>
      <w:divBdr>
        <w:top w:val="none" w:sz="0" w:space="0" w:color="auto"/>
        <w:left w:val="none" w:sz="0" w:space="0" w:color="auto"/>
        <w:bottom w:val="none" w:sz="0" w:space="0" w:color="auto"/>
        <w:right w:val="none" w:sz="0" w:space="0" w:color="auto"/>
      </w:divBdr>
      <w:divsChild>
        <w:div w:id="152568113">
          <w:marLeft w:val="0"/>
          <w:marRight w:val="0"/>
          <w:marTop w:val="0"/>
          <w:marBottom w:val="0"/>
          <w:divBdr>
            <w:top w:val="none" w:sz="0" w:space="0" w:color="auto"/>
            <w:left w:val="none" w:sz="0" w:space="0" w:color="auto"/>
            <w:bottom w:val="none" w:sz="0" w:space="0" w:color="auto"/>
            <w:right w:val="none" w:sz="0" w:space="0" w:color="auto"/>
          </w:divBdr>
          <w:divsChild>
            <w:div w:id="812673098">
              <w:marLeft w:val="0"/>
              <w:marRight w:val="0"/>
              <w:marTop w:val="0"/>
              <w:marBottom w:val="0"/>
              <w:divBdr>
                <w:top w:val="none" w:sz="0" w:space="0" w:color="auto"/>
                <w:left w:val="none" w:sz="0" w:space="0" w:color="auto"/>
                <w:bottom w:val="none" w:sz="0" w:space="0" w:color="auto"/>
                <w:right w:val="none" w:sz="0" w:space="0" w:color="auto"/>
              </w:divBdr>
            </w:div>
          </w:divsChild>
        </w:div>
        <w:div w:id="1320690358">
          <w:marLeft w:val="0"/>
          <w:marRight w:val="0"/>
          <w:marTop w:val="0"/>
          <w:marBottom w:val="0"/>
          <w:divBdr>
            <w:top w:val="none" w:sz="0" w:space="0" w:color="auto"/>
            <w:left w:val="none" w:sz="0" w:space="0" w:color="auto"/>
            <w:bottom w:val="none" w:sz="0" w:space="0" w:color="auto"/>
            <w:right w:val="none" w:sz="0" w:space="0" w:color="auto"/>
          </w:divBdr>
          <w:divsChild>
            <w:div w:id="64516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33821">
      <w:bodyDiv w:val="1"/>
      <w:marLeft w:val="0"/>
      <w:marRight w:val="0"/>
      <w:marTop w:val="0"/>
      <w:marBottom w:val="0"/>
      <w:divBdr>
        <w:top w:val="none" w:sz="0" w:space="0" w:color="auto"/>
        <w:left w:val="none" w:sz="0" w:space="0" w:color="auto"/>
        <w:bottom w:val="none" w:sz="0" w:space="0" w:color="auto"/>
        <w:right w:val="none" w:sz="0" w:space="0" w:color="auto"/>
      </w:divBdr>
    </w:div>
    <w:div w:id="739593581">
      <w:bodyDiv w:val="1"/>
      <w:marLeft w:val="0"/>
      <w:marRight w:val="0"/>
      <w:marTop w:val="0"/>
      <w:marBottom w:val="0"/>
      <w:divBdr>
        <w:top w:val="none" w:sz="0" w:space="0" w:color="auto"/>
        <w:left w:val="none" w:sz="0" w:space="0" w:color="auto"/>
        <w:bottom w:val="none" w:sz="0" w:space="0" w:color="auto"/>
        <w:right w:val="none" w:sz="0" w:space="0" w:color="auto"/>
      </w:divBdr>
      <w:divsChild>
        <w:div w:id="1216163507">
          <w:marLeft w:val="0"/>
          <w:marRight w:val="0"/>
          <w:marTop w:val="0"/>
          <w:marBottom w:val="0"/>
          <w:divBdr>
            <w:top w:val="none" w:sz="0" w:space="0" w:color="auto"/>
            <w:left w:val="none" w:sz="0" w:space="0" w:color="auto"/>
            <w:bottom w:val="none" w:sz="0" w:space="0" w:color="auto"/>
            <w:right w:val="none" w:sz="0" w:space="0" w:color="auto"/>
          </w:divBdr>
          <w:divsChild>
            <w:div w:id="118504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1781">
      <w:bodyDiv w:val="1"/>
      <w:marLeft w:val="0"/>
      <w:marRight w:val="0"/>
      <w:marTop w:val="0"/>
      <w:marBottom w:val="0"/>
      <w:divBdr>
        <w:top w:val="none" w:sz="0" w:space="0" w:color="auto"/>
        <w:left w:val="none" w:sz="0" w:space="0" w:color="auto"/>
        <w:bottom w:val="none" w:sz="0" w:space="0" w:color="auto"/>
        <w:right w:val="none" w:sz="0" w:space="0" w:color="auto"/>
      </w:divBdr>
    </w:div>
    <w:div w:id="804544990">
      <w:bodyDiv w:val="1"/>
      <w:marLeft w:val="0"/>
      <w:marRight w:val="0"/>
      <w:marTop w:val="0"/>
      <w:marBottom w:val="0"/>
      <w:divBdr>
        <w:top w:val="none" w:sz="0" w:space="0" w:color="auto"/>
        <w:left w:val="none" w:sz="0" w:space="0" w:color="auto"/>
        <w:bottom w:val="none" w:sz="0" w:space="0" w:color="auto"/>
        <w:right w:val="none" w:sz="0" w:space="0" w:color="auto"/>
      </w:divBdr>
    </w:div>
    <w:div w:id="854148340">
      <w:bodyDiv w:val="1"/>
      <w:marLeft w:val="0"/>
      <w:marRight w:val="0"/>
      <w:marTop w:val="0"/>
      <w:marBottom w:val="0"/>
      <w:divBdr>
        <w:top w:val="none" w:sz="0" w:space="0" w:color="auto"/>
        <w:left w:val="none" w:sz="0" w:space="0" w:color="auto"/>
        <w:bottom w:val="none" w:sz="0" w:space="0" w:color="auto"/>
        <w:right w:val="none" w:sz="0" w:space="0" w:color="auto"/>
      </w:divBdr>
    </w:div>
    <w:div w:id="861358993">
      <w:bodyDiv w:val="1"/>
      <w:marLeft w:val="0"/>
      <w:marRight w:val="0"/>
      <w:marTop w:val="0"/>
      <w:marBottom w:val="0"/>
      <w:divBdr>
        <w:top w:val="none" w:sz="0" w:space="0" w:color="auto"/>
        <w:left w:val="none" w:sz="0" w:space="0" w:color="auto"/>
        <w:bottom w:val="none" w:sz="0" w:space="0" w:color="auto"/>
        <w:right w:val="none" w:sz="0" w:space="0" w:color="auto"/>
      </w:divBdr>
    </w:div>
    <w:div w:id="876820224">
      <w:bodyDiv w:val="1"/>
      <w:marLeft w:val="0"/>
      <w:marRight w:val="0"/>
      <w:marTop w:val="0"/>
      <w:marBottom w:val="0"/>
      <w:divBdr>
        <w:top w:val="none" w:sz="0" w:space="0" w:color="auto"/>
        <w:left w:val="none" w:sz="0" w:space="0" w:color="auto"/>
        <w:bottom w:val="none" w:sz="0" w:space="0" w:color="auto"/>
        <w:right w:val="none" w:sz="0" w:space="0" w:color="auto"/>
      </w:divBdr>
    </w:div>
    <w:div w:id="879584616">
      <w:bodyDiv w:val="1"/>
      <w:marLeft w:val="0"/>
      <w:marRight w:val="0"/>
      <w:marTop w:val="0"/>
      <w:marBottom w:val="0"/>
      <w:divBdr>
        <w:top w:val="none" w:sz="0" w:space="0" w:color="auto"/>
        <w:left w:val="none" w:sz="0" w:space="0" w:color="auto"/>
        <w:bottom w:val="none" w:sz="0" w:space="0" w:color="auto"/>
        <w:right w:val="none" w:sz="0" w:space="0" w:color="auto"/>
      </w:divBdr>
    </w:div>
    <w:div w:id="970403850">
      <w:bodyDiv w:val="1"/>
      <w:marLeft w:val="0"/>
      <w:marRight w:val="0"/>
      <w:marTop w:val="0"/>
      <w:marBottom w:val="0"/>
      <w:divBdr>
        <w:top w:val="none" w:sz="0" w:space="0" w:color="auto"/>
        <w:left w:val="none" w:sz="0" w:space="0" w:color="auto"/>
        <w:bottom w:val="none" w:sz="0" w:space="0" w:color="auto"/>
        <w:right w:val="none" w:sz="0" w:space="0" w:color="auto"/>
      </w:divBdr>
      <w:divsChild>
        <w:div w:id="263999663">
          <w:marLeft w:val="0"/>
          <w:marRight w:val="0"/>
          <w:marTop w:val="0"/>
          <w:marBottom w:val="0"/>
          <w:divBdr>
            <w:top w:val="none" w:sz="0" w:space="0" w:color="auto"/>
            <w:left w:val="none" w:sz="0" w:space="0" w:color="auto"/>
            <w:bottom w:val="none" w:sz="0" w:space="0" w:color="auto"/>
            <w:right w:val="none" w:sz="0" w:space="0" w:color="auto"/>
          </w:divBdr>
        </w:div>
        <w:div w:id="556937831">
          <w:marLeft w:val="0"/>
          <w:marRight w:val="0"/>
          <w:marTop w:val="0"/>
          <w:marBottom w:val="0"/>
          <w:divBdr>
            <w:top w:val="none" w:sz="0" w:space="0" w:color="auto"/>
            <w:left w:val="none" w:sz="0" w:space="0" w:color="auto"/>
            <w:bottom w:val="none" w:sz="0" w:space="0" w:color="auto"/>
            <w:right w:val="none" w:sz="0" w:space="0" w:color="auto"/>
          </w:divBdr>
        </w:div>
        <w:div w:id="680856063">
          <w:marLeft w:val="0"/>
          <w:marRight w:val="0"/>
          <w:marTop w:val="0"/>
          <w:marBottom w:val="0"/>
          <w:divBdr>
            <w:top w:val="none" w:sz="0" w:space="0" w:color="auto"/>
            <w:left w:val="none" w:sz="0" w:space="0" w:color="auto"/>
            <w:bottom w:val="none" w:sz="0" w:space="0" w:color="auto"/>
            <w:right w:val="none" w:sz="0" w:space="0" w:color="auto"/>
          </w:divBdr>
        </w:div>
        <w:div w:id="945695633">
          <w:marLeft w:val="0"/>
          <w:marRight w:val="0"/>
          <w:marTop w:val="0"/>
          <w:marBottom w:val="0"/>
          <w:divBdr>
            <w:top w:val="none" w:sz="0" w:space="0" w:color="auto"/>
            <w:left w:val="none" w:sz="0" w:space="0" w:color="auto"/>
            <w:bottom w:val="none" w:sz="0" w:space="0" w:color="auto"/>
            <w:right w:val="none" w:sz="0" w:space="0" w:color="auto"/>
          </w:divBdr>
        </w:div>
        <w:div w:id="1036660961">
          <w:marLeft w:val="0"/>
          <w:marRight w:val="0"/>
          <w:marTop w:val="0"/>
          <w:marBottom w:val="0"/>
          <w:divBdr>
            <w:top w:val="none" w:sz="0" w:space="0" w:color="auto"/>
            <w:left w:val="none" w:sz="0" w:space="0" w:color="auto"/>
            <w:bottom w:val="none" w:sz="0" w:space="0" w:color="auto"/>
            <w:right w:val="none" w:sz="0" w:space="0" w:color="auto"/>
          </w:divBdr>
        </w:div>
        <w:div w:id="1548832757">
          <w:marLeft w:val="0"/>
          <w:marRight w:val="0"/>
          <w:marTop w:val="0"/>
          <w:marBottom w:val="0"/>
          <w:divBdr>
            <w:top w:val="none" w:sz="0" w:space="0" w:color="auto"/>
            <w:left w:val="none" w:sz="0" w:space="0" w:color="auto"/>
            <w:bottom w:val="none" w:sz="0" w:space="0" w:color="auto"/>
            <w:right w:val="none" w:sz="0" w:space="0" w:color="auto"/>
          </w:divBdr>
        </w:div>
        <w:div w:id="1796215873">
          <w:marLeft w:val="0"/>
          <w:marRight w:val="0"/>
          <w:marTop w:val="0"/>
          <w:marBottom w:val="0"/>
          <w:divBdr>
            <w:top w:val="none" w:sz="0" w:space="0" w:color="auto"/>
            <w:left w:val="none" w:sz="0" w:space="0" w:color="auto"/>
            <w:bottom w:val="none" w:sz="0" w:space="0" w:color="auto"/>
            <w:right w:val="none" w:sz="0" w:space="0" w:color="auto"/>
          </w:divBdr>
        </w:div>
        <w:div w:id="1840535343">
          <w:marLeft w:val="0"/>
          <w:marRight w:val="0"/>
          <w:marTop w:val="0"/>
          <w:marBottom w:val="0"/>
          <w:divBdr>
            <w:top w:val="none" w:sz="0" w:space="0" w:color="auto"/>
            <w:left w:val="none" w:sz="0" w:space="0" w:color="auto"/>
            <w:bottom w:val="none" w:sz="0" w:space="0" w:color="auto"/>
            <w:right w:val="none" w:sz="0" w:space="0" w:color="auto"/>
          </w:divBdr>
        </w:div>
        <w:div w:id="2026132486">
          <w:marLeft w:val="0"/>
          <w:marRight w:val="0"/>
          <w:marTop w:val="0"/>
          <w:marBottom w:val="0"/>
          <w:divBdr>
            <w:top w:val="none" w:sz="0" w:space="0" w:color="auto"/>
            <w:left w:val="none" w:sz="0" w:space="0" w:color="auto"/>
            <w:bottom w:val="none" w:sz="0" w:space="0" w:color="auto"/>
            <w:right w:val="none" w:sz="0" w:space="0" w:color="auto"/>
          </w:divBdr>
        </w:div>
        <w:div w:id="2092307714">
          <w:marLeft w:val="0"/>
          <w:marRight w:val="0"/>
          <w:marTop w:val="0"/>
          <w:marBottom w:val="0"/>
          <w:divBdr>
            <w:top w:val="none" w:sz="0" w:space="0" w:color="auto"/>
            <w:left w:val="none" w:sz="0" w:space="0" w:color="auto"/>
            <w:bottom w:val="none" w:sz="0" w:space="0" w:color="auto"/>
            <w:right w:val="none" w:sz="0" w:space="0" w:color="auto"/>
          </w:divBdr>
        </w:div>
        <w:div w:id="2112048548">
          <w:marLeft w:val="0"/>
          <w:marRight w:val="0"/>
          <w:marTop w:val="0"/>
          <w:marBottom w:val="0"/>
          <w:divBdr>
            <w:top w:val="none" w:sz="0" w:space="0" w:color="auto"/>
            <w:left w:val="none" w:sz="0" w:space="0" w:color="auto"/>
            <w:bottom w:val="none" w:sz="0" w:space="0" w:color="auto"/>
            <w:right w:val="none" w:sz="0" w:space="0" w:color="auto"/>
          </w:divBdr>
        </w:div>
      </w:divsChild>
    </w:div>
    <w:div w:id="971836001">
      <w:bodyDiv w:val="1"/>
      <w:marLeft w:val="0"/>
      <w:marRight w:val="0"/>
      <w:marTop w:val="0"/>
      <w:marBottom w:val="0"/>
      <w:divBdr>
        <w:top w:val="none" w:sz="0" w:space="0" w:color="auto"/>
        <w:left w:val="none" w:sz="0" w:space="0" w:color="auto"/>
        <w:bottom w:val="none" w:sz="0" w:space="0" w:color="auto"/>
        <w:right w:val="none" w:sz="0" w:space="0" w:color="auto"/>
      </w:divBdr>
      <w:divsChild>
        <w:div w:id="1759600428">
          <w:marLeft w:val="0"/>
          <w:marRight w:val="0"/>
          <w:marTop w:val="0"/>
          <w:marBottom w:val="0"/>
          <w:divBdr>
            <w:top w:val="none" w:sz="0" w:space="0" w:color="auto"/>
            <w:left w:val="none" w:sz="0" w:space="0" w:color="auto"/>
            <w:bottom w:val="none" w:sz="0" w:space="0" w:color="auto"/>
            <w:right w:val="none" w:sz="0" w:space="0" w:color="auto"/>
          </w:divBdr>
          <w:divsChild>
            <w:div w:id="85808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43167">
      <w:bodyDiv w:val="1"/>
      <w:marLeft w:val="0"/>
      <w:marRight w:val="0"/>
      <w:marTop w:val="0"/>
      <w:marBottom w:val="0"/>
      <w:divBdr>
        <w:top w:val="none" w:sz="0" w:space="0" w:color="auto"/>
        <w:left w:val="none" w:sz="0" w:space="0" w:color="auto"/>
        <w:bottom w:val="none" w:sz="0" w:space="0" w:color="auto"/>
        <w:right w:val="none" w:sz="0" w:space="0" w:color="auto"/>
      </w:divBdr>
    </w:div>
    <w:div w:id="1190951160">
      <w:bodyDiv w:val="1"/>
      <w:marLeft w:val="0"/>
      <w:marRight w:val="0"/>
      <w:marTop w:val="0"/>
      <w:marBottom w:val="0"/>
      <w:divBdr>
        <w:top w:val="none" w:sz="0" w:space="0" w:color="auto"/>
        <w:left w:val="none" w:sz="0" w:space="0" w:color="auto"/>
        <w:bottom w:val="none" w:sz="0" w:space="0" w:color="auto"/>
        <w:right w:val="none" w:sz="0" w:space="0" w:color="auto"/>
      </w:divBdr>
    </w:div>
    <w:div w:id="1245608953">
      <w:bodyDiv w:val="1"/>
      <w:marLeft w:val="0"/>
      <w:marRight w:val="0"/>
      <w:marTop w:val="0"/>
      <w:marBottom w:val="0"/>
      <w:divBdr>
        <w:top w:val="none" w:sz="0" w:space="0" w:color="auto"/>
        <w:left w:val="none" w:sz="0" w:space="0" w:color="auto"/>
        <w:bottom w:val="none" w:sz="0" w:space="0" w:color="auto"/>
        <w:right w:val="none" w:sz="0" w:space="0" w:color="auto"/>
      </w:divBdr>
    </w:div>
    <w:div w:id="1274439349">
      <w:bodyDiv w:val="1"/>
      <w:marLeft w:val="0"/>
      <w:marRight w:val="0"/>
      <w:marTop w:val="0"/>
      <w:marBottom w:val="0"/>
      <w:divBdr>
        <w:top w:val="none" w:sz="0" w:space="0" w:color="auto"/>
        <w:left w:val="none" w:sz="0" w:space="0" w:color="auto"/>
        <w:bottom w:val="none" w:sz="0" w:space="0" w:color="auto"/>
        <w:right w:val="none" w:sz="0" w:space="0" w:color="auto"/>
      </w:divBdr>
    </w:div>
    <w:div w:id="1300578089">
      <w:bodyDiv w:val="1"/>
      <w:marLeft w:val="0"/>
      <w:marRight w:val="0"/>
      <w:marTop w:val="0"/>
      <w:marBottom w:val="0"/>
      <w:divBdr>
        <w:top w:val="none" w:sz="0" w:space="0" w:color="auto"/>
        <w:left w:val="none" w:sz="0" w:space="0" w:color="auto"/>
        <w:bottom w:val="none" w:sz="0" w:space="0" w:color="auto"/>
        <w:right w:val="none" w:sz="0" w:space="0" w:color="auto"/>
      </w:divBdr>
    </w:div>
    <w:div w:id="1476029115">
      <w:bodyDiv w:val="1"/>
      <w:marLeft w:val="0"/>
      <w:marRight w:val="0"/>
      <w:marTop w:val="0"/>
      <w:marBottom w:val="0"/>
      <w:divBdr>
        <w:top w:val="none" w:sz="0" w:space="0" w:color="auto"/>
        <w:left w:val="none" w:sz="0" w:space="0" w:color="auto"/>
        <w:bottom w:val="none" w:sz="0" w:space="0" w:color="auto"/>
        <w:right w:val="none" w:sz="0" w:space="0" w:color="auto"/>
      </w:divBdr>
    </w:div>
    <w:div w:id="1504395551">
      <w:bodyDiv w:val="1"/>
      <w:marLeft w:val="0"/>
      <w:marRight w:val="0"/>
      <w:marTop w:val="0"/>
      <w:marBottom w:val="0"/>
      <w:divBdr>
        <w:top w:val="none" w:sz="0" w:space="0" w:color="auto"/>
        <w:left w:val="none" w:sz="0" w:space="0" w:color="auto"/>
        <w:bottom w:val="none" w:sz="0" w:space="0" w:color="auto"/>
        <w:right w:val="none" w:sz="0" w:space="0" w:color="auto"/>
      </w:divBdr>
    </w:div>
    <w:div w:id="1549368007">
      <w:bodyDiv w:val="1"/>
      <w:marLeft w:val="0"/>
      <w:marRight w:val="0"/>
      <w:marTop w:val="0"/>
      <w:marBottom w:val="0"/>
      <w:divBdr>
        <w:top w:val="none" w:sz="0" w:space="0" w:color="auto"/>
        <w:left w:val="none" w:sz="0" w:space="0" w:color="auto"/>
        <w:bottom w:val="none" w:sz="0" w:space="0" w:color="auto"/>
        <w:right w:val="none" w:sz="0" w:space="0" w:color="auto"/>
      </w:divBdr>
    </w:div>
    <w:div w:id="1563249055">
      <w:bodyDiv w:val="1"/>
      <w:marLeft w:val="0"/>
      <w:marRight w:val="0"/>
      <w:marTop w:val="0"/>
      <w:marBottom w:val="0"/>
      <w:divBdr>
        <w:top w:val="none" w:sz="0" w:space="0" w:color="auto"/>
        <w:left w:val="none" w:sz="0" w:space="0" w:color="auto"/>
        <w:bottom w:val="none" w:sz="0" w:space="0" w:color="auto"/>
        <w:right w:val="none" w:sz="0" w:space="0" w:color="auto"/>
      </w:divBdr>
    </w:div>
    <w:div w:id="1603610394">
      <w:bodyDiv w:val="1"/>
      <w:marLeft w:val="0"/>
      <w:marRight w:val="0"/>
      <w:marTop w:val="0"/>
      <w:marBottom w:val="0"/>
      <w:divBdr>
        <w:top w:val="none" w:sz="0" w:space="0" w:color="auto"/>
        <w:left w:val="none" w:sz="0" w:space="0" w:color="auto"/>
        <w:bottom w:val="none" w:sz="0" w:space="0" w:color="auto"/>
        <w:right w:val="none" w:sz="0" w:space="0" w:color="auto"/>
      </w:divBdr>
    </w:div>
    <w:div w:id="1619877494">
      <w:bodyDiv w:val="1"/>
      <w:marLeft w:val="0"/>
      <w:marRight w:val="0"/>
      <w:marTop w:val="0"/>
      <w:marBottom w:val="0"/>
      <w:divBdr>
        <w:top w:val="none" w:sz="0" w:space="0" w:color="auto"/>
        <w:left w:val="none" w:sz="0" w:space="0" w:color="auto"/>
        <w:bottom w:val="none" w:sz="0" w:space="0" w:color="auto"/>
        <w:right w:val="none" w:sz="0" w:space="0" w:color="auto"/>
      </w:divBdr>
    </w:div>
    <w:div w:id="1655723937">
      <w:bodyDiv w:val="1"/>
      <w:marLeft w:val="0"/>
      <w:marRight w:val="0"/>
      <w:marTop w:val="0"/>
      <w:marBottom w:val="0"/>
      <w:divBdr>
        <w:top w:val="none" w:sz="0" w:space="0" w:color="auto"/>
        <w:left w:val="none" w:sz="0" w:space="0" w:color="auto"/>
        <w:bottom w:val="none" w:sz="0" w:space="0" w:color="auto"/>
        <w:right w:val="none" w:sz="0" w:space="0" w:color="auto"/>
      </w:divBdr>
      <w:divsChild>
        <w:div w:id="282199643">
          <w:marLeft w:val="0"/>
          <w:marRight w:val="0"/>
          <w:marTop w:val="0"/>
          <w:marBottom w:val="0"/>
          <w:divBdr>
            <w:top w:val="none" w:sz="0" w:space="0" w:color="auto"/>
            <w:left w:val="none" w:sz="0" w:space="0" w:color="auto"/>
            <w:bottom w:val="none" w:sz="0" w:space="0" w:color="auto"/>
            <w:right w:val="none" w:sz="0" w:space="0" w:color="auto"/>
          </w:divBdr>
        </w:div>
        <w:div w:id="306250649">
          <w:marLeft w:val="0"/>
          <w:marRight w:val="0"/>
          <w:marTop w:val="0"/>
          <w:marBottom w:val="0"/>
          <w:divBdr>
            <w:top w:val="none" w:sz="0" w:space="0" w:color="auto"/>
            <w:left w:val="none" w:sz="0" w:space="0" w:color="auto"/>
            <w:bottom w:val="none" w:sz="0" w:space="0" w:color="auto"/>
            <w:right w:val="none" w:sz="0" w:space="0" w:color="auto"/>
          </w:divBdr>
        </w:div>
        <w:div w:id="397899580">
          <w:marLeft w:val="0"/>
          <w:marRight w:val="0"/>
          <w:marTop w:val="0"/>
          <w:marBottom w:val="0"/>
          <w:divBdr>
            <w:top w:val="none" w:sz="0" w:space="0" w:color="auto"/>
            <w:left w:val="none" w:sz="0" w:space="0" w:color="auto"/>
            <w:bottom w:val="none" w:sz="0" w:space="0" w:color="auto"/>
            <w:right w:val="none" w:sz="0" w:space="0" w:color="auto"/>
          </w:divBdr>
        </w:div>
        <w:div w:id="705250461">
          <w:marLeft w:val="0"/>
          <w:marRight w:val="0"/>
          <w:marTop w:val="0"/>
          <w:marBottom w:val="0"/>
          <w:divBdr>
            <w:top w:val="none" w:sz="0" w:space="0" w:color="auto"/>
            <w:left w:val="none" w:sz="0" w:space="0" w:color="auto"/>
            <w:bottom w:val="none" w:sz="0" w:space="0" w:color="auto"/>
            <w:right w:val="none" w:sz="0" w:space="0" w:color="auto"/>
          </w:divBdr>
        </w:div>
        <w:div w:id="1144009054">
          <w:marLeft w:val="0"/>
          <w:marRight w:val="0"/>
          <w:marTop w:val="0"/>
          <w:marBottom w:val="0"/>
          <w:divBdr>
            <w:top w:val="none" w:sz="0" w:space="0" w:color="auto"/>
            <w:left w:val="none" w:sz="0" w:space="0" w:color="auto"/>
            <w:bottom w:val="none" w:sz="0" w:space="0" w:color="auto"/>
            <w:right w:val="none" w:sz="0" w:space="0" w:color="auto"/>
          </w:divBdr>
        </w:div>
        <w:div w:id="1170290246">
          <w:marLeft w:val="0"/>
          <w:marRight w:val="0"/>
          <w:marTop w:val="0"/>
          <w:marBottom w:val="0"/>
          <w:divBdr>
            <w:top w:val="none" w:sz="0" w:space="0" w:color="auto"/>
            <w:left w:val="none" w:sz="0" w:space="0" w:color="auto"/>
            <w:bottom w:val="none" w:sz="0" w:space="0" w:color="auto"/>
            <w:right w:val="none" w:sz="0" w:space="0" w:color="auto"/>
          </w:divBdr>
        </w:div>
        <w:div w:id="1258178571">
          <w:marLeft w:val="0"/>
          <w:marRight w:val="0"/>
          <w:marTop w:val="0"/>
          <w:marBottom w:val="0"/>
          <w:divBdr>
            <w:top w:val="none" w:sz="0" w:space="0" w:color="auto"/>
            <w:left w:val="none" w:sz="0" w:space="0" w:color="auto"/>
            <w:bottom w:val="none" w:sz="0" w:space="0" w:color="auto"/>
            <w:right w:val="none" w:sz="0" w:space="0" w:color="auto"/>
          </w:divBdr>
        </w:div>
        <w:div w:id="1499613143">
          <w:marLeft w:val="0"/>
          <w:marRight w:val="0"/>
          <w:marTop w:val="0"/>
          <w:marBottom w:val="0"/>
          <w:divBdr>
            <w:top w:val="none" w:sz="0" w:space="0" w:color="auto"/>
            <w:left w:val="none" w:sz="0" w:space="0" w:color="auto"/>
            <w:bottom w:val="none" w:sz="0" w:space="0" w:color="auto"/>
            <w:right w:val="none" w:sz="0" w:space="0" w:color="auto"/>
          </w:divBdr>
        </w:div>
        <w:div w:id="1682396404">
          <w:marLeft w:val="0"/>
          <w:marRight w:val="0"/>
          <w:marTop w:val="0"/>
          <w:marBottom w:val="0"/>
          <w:divBdr>
            <w:top w:val="none" w:sz="0" w:space="0" w:color="auto"/>
            <w:left w:val="none" w:sz="0" w:space="0" w:color="auto"/>
            <w:bottom w:val="none" w:sz="0" w:space="0" w:color="auto"/>
            <w:right w:val="none" w:sz="0" w:space="0" w:color="auto"/>
          </w:divBdr>
        </w:div>
        <w:div w:id="1969972067">
          <w:marLeft w:val="0"/>
          <w:marRight w:val="0"/>
          <w:marTop w:val="0"/>
          <w:marBottom w:val="0"/>
          <w:divBdr>
            <w:top w:val="none" w:sz="0" w:space="0" w:color="auto"/>
            <w:left w:val="none" w:sz="0" w:space="0" w:color="auto"/>
            <w:bottom w:val="none" w:sz="0" w:space="0" w:color="auto"/>
            <w:right w:val="none" w:sz="0" w:space="0" w:color="auto"/>
          </w:divBdr>
        </w:div>
        <w:div w:id="2044281281">
          <w:marLeft w:val="0"/>
          <w:marRight w:val="0"/>
          <w:marTop w:val="0"/>
          <w:marBottom w:val="0"/>
          <w:divBdr>
            <w:top w:val="none" w:sz="0" w:space="0" w:color="auto"/>
            <w:left w:val="none" w:sz="0" w:space="0" w:color="auto"/>
            <w:bottom w:val="none" w:sz="0" w:space="0" w:color="auto"/>
            <w:right w:val="none" w:sz="0" w:space="0" w:color="auto"/>
          </w:divBdr>
        </w:div>
      </w:divsChild>
    </w:div>
    <w:div w:id="1703627870">
      <w:bodyDiv w:val="1"/>
      <w:marLeft w:val="0"/>
      <w:marRight w:val="0"/>
      <w:marTop w:val="0"/>
      <w:marBottom w:val="0"/>
      <w:divBdr>
        <w:top w:val="none" w:sz="0" w:space="0" w:color="auto"/>
        <w:left w:val="none" w:sz="0" w:space="0" w:color="auto"/>
        <w:bottom w:val="none" w:sz="0" w:space="0" w:color="auto"/>
        <w:right w:val="none" w:sz="0" w:space="0" w:color="auto"/>
      </w:divBdr>
    </w:div>
    <w:div w:id="1747417425">
      <w:bodyDiv w:val="1"/>
      <w:marLeft w:val="0"/>
      <w:marRight w:val="0"/>
      <w:marTop w:val="0"/>
      <w:marBottom w:val="0"/>
      <w:divBdr>
        <w:top w:val="none" w:sz="0" w:space="0" w:color="auto"/>
        <w:left w:val="none" w:sz="0" w:space="0" w:color="auto"/>
        <w:bottom w:val="none" w:sz="0" w:space="0" w:color="auto"/>
        <w:right w:val="none" w:sz="0" w:space="0" w:color="auto"/>
      </w:divBdr>
    </w:div>
    <w:div w:id="1749156001">
      <w:bodyDiv w:val="1"/>
      <w:marLeft w:val="0"/>
      <w:marRight w:val="0"/>
      <w:marTop w:val="0"/>
      <w:marBottom w:val="0"/>
      <w:divBdr>
        <w:top w:val="none" w:sz="0" w:space="0" w:color="auto"/>
        <w:left w:val="none" w:sz="0" w:space="0" w:color="auto"/>
        <w:bottom w:val="none" w:sz="0" w:space="0" w:color="auto"/>
        <w:right w:val="none" w:sz="0" w:space="0" w:color="auto"/>
      </w:divBdr>
    </w:div>
    <w:div w:id="1771004859">
      <w:bodyDiv w:val="1"/>
      <w:marLeft w:val="0"/>
      <w:marRight w:val="0"/>
      <w:marTop w:val="0"/>
      <w:marBottom w:val="0"/>
      <w:divBdr>
        <w:top w:val="none" w:sz="0" w:space="0" w:color="auto"/>
        <w:left w:val="none" w:sz="0" w:space="0" w:color="auto"/>
        <w:bottom w:val="none" w:sz="0" w:space="0" w:color="auto"/>
        <w:right w:val="none" w:sz="0" w:space="0" w:color="auto"/>
      </w:divBdr>
    </w:div>
    <w:div w:id="1786003310">
      <w:bodyDiv w:val="1"/>
      <w:marLeft w:val="0"/>
      <w:marRight w:val="0"/>
      <w:marTop w:val="0"/>
      <w:marBottom w:val="0"/>
      <w:divBdr>
        <w:top w:val="none" w:sz="0" w:space="0" w:color="auto"/>
        <w:left w:val="none" w:sz="0" w:space="0" w:color="auto"/>
        <w:bottom w:val="none" w:sz="0" w:space="0" w:color="auto"/>
        <w:right w:val="none" w:sz="0" w:space="0" w:color="auto"/>
      </w:divBdr>
    </w:div>
    <w:div w:id="1815290449">
      <w:bodyDiv w:val="1"/>
      <w:marLeft w:val="0"/>
      <w:marRight w:val="0"/>
      <w:marTop w:val="0"/>
      <w:marBottom w:val="0"/>
      <w:divBdr>
        <w:top w:val="none" w:sz="0" w:space="0" w:color="auto"/>
        <w:left w:val="none" w:sz="0" w:space="0" w:color="auto"/>
        <w:bottom w:val="none" w:sz="0" w:space="0" w:color="auto"/>
        <w:right w:val="none" w:sz="0" w:space="0" w:color="auto"/>
      </w:divBdr>
    </w:div>
    <w:div w:id="1831293562">
      <w:bodyDiv w:val="1"/>
      <w:marLeft w:val="0"/>
      <w:marRight w:val="0"/>
      <w:marTop w:val="0"/>
      <w:marBottom w:val="0"/>
      <w:divBdr>
        <w:top w:val="none" w:sz="0" w:space="0" w:color="auto"/>
        <w:left w:val="none" w:sz="0" w:space="0" w:color="auto"/>
        <w:bottom w:val="none" w:sz="0" w:space="0" w:color="auto"/>
        <w:right w:val="none" w:sz="0" w:space="0" w:color="auto"/>
      </w:divBdr>
    </w:div>
    <w:div w:id="1832213928">
      <w:bodyDiv w:val="1"/>
      <w:marLeft w:val="0"/>
      <w:marRight w:val="0"/>
      <w:marTop w:val="0"/>
      <w:marBottom w:val="0"/>
      <w:divBdr>
        <w:top w:val="none" w:sz="0" w:space="0" w:color="auto"/>
        <w:left w:val="none" w:sz="0" w:space="0" w:color="auto"/>
        <w:bottom w:val="none" w:sz="0" w:space="0" w:color="auto"/>
        <w:right w:val="none" w:sz="0" w:space="0" w:color="auto"/>
      </w:divBdr>
      <w:divsChild>
        <w:div w:id="421029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4355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200020">
      <w:bodyDiv w:val="1"/>
      <w:marLeft w:val="0"/>
      <w:marRight w:val="0"/>
      <w:marTop w:val="0"/>
      <w:marBottom w:val="0"/>
      <w:divBdr>
        <w:top w:val="none" w:sz="0" w:space="0" w:color="auto"/>
        <w:left w:val="none" w:sz="0" w:space="0" w:color="auto"/>
        <w:bottom w:val="none" w:sz="0" w:space="0" w:color="auto"/>
        <w:right w:val="none" w:sz="0" w:space="0" w:color="auto"/>
      </w:divBdr>
      <w:divsChild>
        <w:div w:id="1920941260">
          <w:marLeft w:val="0"/>
          <w:marRight w:val="0"/>
          <w:marTop w:val="0"/>
          <w:marBottom w:val="0"/>
          <w:divBdr>
            <w:top w:val="none" w:sz="0" w:space="0" w:color="auto"/>
            <w:left w:val="none" w:sz="0" w:space="0" w:color="auto"/>
            <w:bottom w:val="none" w:sz="0" w:space="0" w:color="auto"/>
            <w:right w:val="none" w:sz="0" w:space="0" w:color="auto"/>
          </w:divBdr>
          <w:divsChild>
            <w:div w:id="190568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255430">
      <w:bodyDiv w:val="1"/>
      <w:marLeft w:val="0"/>
      <w:marRight w:val="0"/>
      <w:marTop w:val="0"/>
      <w:marBottom w:val="0"/>
      <w:divBdr>
        <w:top w:val="none" w:sz="0" w:space="0" w:color="auto"/>
        <w:left w:val="none" w:sz="0" w:space="0" w:color="auto"/>
        <w:bottom w:val="none" w:sz="0" w:space="0" w:color="auto"/>
        <w:right w:val="none" w:sz="0" w:space="0" w:color="auto"/>
      </w:divBdr>
      <w:divsChild>
        <w:div w:id="653223122">
          <w:marLeft w:val="0"/>
          <w:marRight w:val="0"/>
          <w:marTop w:val="0"/>
          <w:marBottom w:val="0"/>
          <w:divBdr>
            <w:top w:val="none" w:sz="0" w:space="0" w:color="auto"/>
            <w:left w:val="none" w:sz="0" w:space="0" w:color="auto"/>
            <w:bottom w:val="none" w:sz="0" w:space="0" w:color="auto"/>
            <w:right w:val="none" w:sz="0" w:space="0" w:color="auto"/>
          </w:divBdr>
          <w:divsChild>
            <w:div w:id="84266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4069">
      <w:bodyDiv w:val="1"/>
      <w:marLeft w:val="0"/>
      <w:marRight w:val="0"/>
      <w:marTop w:val="0"/>
      <w:marBottom w:val="0"/>
      <w:divBdr>
        <w:top w:val="none" w:sz="0" w:space="0" w:color="auto"/>
        <w:left w:val="none" w:sz="0" w:space="0" w:color="auto"/>
        <w:bottom w:val="none" w:sz="0" w:space="0" w:color="auto"/>
        <w:right w:val="none" w:sz="0" w:space="0" w:color="auto"/>
      </w:divBdr>
    </w:div>
    <w:div w:id="1914968229">
      <w:bodyDiv w:val="1"/>
      <w:marLeft w:val="0"/>
      <w:marRight w:val="0"/>
      <w:marTop w:val="0"/>
      <w:marBottom w:val="0"/>
      <w:divBdr>
        <w:top w:val="none" w:sz="0" w:space="0" w:color="auto"/>
        <w:left w:val="none" w:sz="0" w:space="0" w:color="auto"/>
        <w:bottom w:val="none" w:sz="0" w:space="0" w:color="auto"/>
        <w:right w:val="none" w:sz="0" w:space="0" w:color="auto"/>
      </w:divBdr>
    </w:div>
    <w:div w:id="1963613437">
      <w:bodyDiv w:val="1"/>
      <w:marLeft w:val="0"/>
      <w:marRight w:val="0"/>
      <w:marTop w:val="0"/>
      <w:marBottom w:val="0"/>
      <w:divBdr>
        <w:top w:val="none" w:sz="0" w:space="0" w:color="auto"/>
        <w:left w:val="none" w:sz="0" w:space="0" w:color="auto"/>
        <w:bottom w:val="none" w:sz="0" w:space="0" w:color="auto"/>
        <w:right w:val="none" w:sz="0" w:space="0" w:color="auto"/>
      </w:divBdr>
    </w:div>
    <w:div w:id="2015915745">
      <w:bodyDiv w:val="1"/>
      <w:marLeft w:val="0"/>
      <w:marRight w:val="0"/>
      <w:marTop w:val="0"/>
      <w:marBottom w:val="0"/>
      <w:divBdr>
        <w:top w:val="none" w:sz="0" w:space="0" w:color="auto"/>
        <w:left w:val="none" w:sz="0" w:space="0" w:color="auto"/>
        <w:bottom w:val="none" w:sz="0" w:space="0" w:color="auto"/>
        <w:right w:val="none" w:sz="0" w:space="0" w:color="auto"/>
      </w:divBdr>
    </w:div>
    <w:div w:id="2016154034">
      <w:bodyDiv w:val="1"/>
      <w:marLeft w:val="0"/>
      <w:marRight w:val="0"/>
      <w:marTop w:val="0"/>
      <w:marBottom w:val="0"/>
      <w:divBdr>
        <w:top w:val="none" w:sz="0" w:space="0" w:color="auto"/>
        <w:left w:val="none" w:sz="0" w:space="0" w:color="auto"/>
        <w:bottom w:val="none" w:sz="0" w:space="0" w:color="auto"/>
        <w:right w:val="none" w:sz="0" w:space="0" w:color="auto"/>
      </w:divBdr>
    </w:div>
    <w:div w:id="20214709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1.funcionpublica.gov.co/eva/gestornormativo/norma.php?i=62866"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96158E-6459-4317-82DE-BC91AB1A6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TotalTime>
  <Pages>27</Pages>
  <Words>8403</Words>
  <Characters>51767</Characters>
  <Application>Microsoft Office Word</Application>
  <DocSecurity>0</DocSecurity>
  <Lines>958</Lines>
  <Paragraphs>373</Paragraphs>
  <ScaleCrop>false</ScaleCrop>
  <HeadingPairs>
    <vt:vector size="2" baseType="variant">
      <vt:variant>
        <vt:lpstr>Título</vt:lpstr>
      </vt:variant>
      <vt:variant>
        <vt:i4>1</vt:i4>
      </vt:variant>
    </vt:vector>
  </HeadingPairs>
  <TitlesOfParts>
    <vt:vector size="1" baseType="lpstr">
      <vt:lpstr/>
    </vt:vector>
  </TitlesOfParts>
  <Company>iser</Company>
  <LinksUpToDate>false</LinksUpToDate>
  <CharactersWithSpaces>59797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SECRETARIA GENERAL</dc:creator>
  <cp:keywords/>
  <dc:description/>
  <cp:lastModifiedBy>Investigación ISER</cp:lastModifiedBy>
  <cp:revision>11</cp:revision>
  <cp:lastPrinted>2024-09-19T06:53:00Z</cp:lastPrinted>
  <dcterms:created xsi:type="dcterms:W3CDTF">2025-10-27T13:02:00Z</dcterms:created>
  <dcterms:modified xsi:type="dcterms:W3CDTF">2025-12-01T21:59:00Z</dcterms:modified>
</cp:coreProperties>
</file>